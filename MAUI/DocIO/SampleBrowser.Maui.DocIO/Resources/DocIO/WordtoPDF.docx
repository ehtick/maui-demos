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07B7" w14:textId="77777777" w:rsidR="00667E1D" w:rsidRPr="00EB58B2" w:rsidRDefault="00667E1D" w:rsidP="00667E1D">
      <w:pPr>
        <w:pStyle w:val="Heading1"/>
        <w:jc w:val="center"/>
        <w:rPr>
          <w:rFonts w:asciiTheme="minorHAnsi" w:hAnsiTheme="minorHAnsi" w:cstheme="minorHAnsi"/>
        </w:rPr>
      </w:pPr>
      <w:r w:rsidRPr="00EB58B2">
        <w:rPr>
          <w:rFonts w:asciiTheme="minorHAnsi" w:eastAsia="Calibri" w:hAnsiTheme="minorHAnsi" w:cstheme="minorHAnsi"/>
          <w:sz w:val="36"/>
        </w:rPr>
        <w:t>Adventure Works Cycles</w:t>
      </w:r>
    </w:p>
    <w:p w14:paraId="4C68A64F" w14:textId="0505AC36" w:rsidR="00667E1D" w:rsidRPr="00EB58B2" w:rsidRDefault="00667E1D" w:rsidP="00314B06">
      <w:pPr>
        <w:ind w:firstLine="720"/>
        <w:jc w:val="both"/>
        <w:rPr>
          <w:rFonts w:asciiTheme="minorHAnsi" w:hAnsiTheme="minorHAnsi" w:cstheme="minorHAnsi"/>
        </w:rPr>
      </w:pPr>
      <w:r w:rsidRPr="00EB58B2">
        <w:rPr>
          <w:rFonts w:asciiTheme="minorHAnsi" w:hAnsiTheme="minorHAnsi" w:cstheme="minorHAnsi"/>
        </w:rPr>
        <w:t xml:space="preserve">Adventure Works Cycles, the fictitious </w:t>
      </w:r>
      <w:del w:id="0" w:author="Mathan Kumar Varadharaja Perumal" w:date="2022-06-21T22:27:00Z">
        <w:r w:rsidR="00314B06" w:rsidDel="00314B06">
          <w:rPr>
            <w:rFonts w:asciiTheme="minorHAnsi" w:hAnsiTheme="minorHAnsi" w:cstheme="minorHAnsi"/>
          </w:rPr>
          <w:delText xml:space="preserve">American </w:delText>
        </w:r>
      </w:del>
      <w:r w:rsidRPr="00EB58B2">
        <w:rPr>
          <w:rFonts w:asciiTheme="minorHAnsi" w:hAnsiTheme="minorHAnsi" w:cstheme="minorHAnsi"/>
        </w:rPr>
        <w:t>company on which the Adventure</w:t>
      </w:r>
      <w:r w:rsidR="006F2721" w:rsidRPr="00EB58B2">
        <w:rPr>
          <w:rFonts w:asciiTheme="minorHAnsi" w:hAnsiTheme="minorHAnsi" w:cstheme="minorHAnsi"/>
        </w:rPr>
        <w:t xml:space="preserve"> </w:t>
      </w:r>
      <w:r w:rsidRPr="00EB58B2">
        <w:rPr>
          <w:rFonts w:asciiTheme="minorHAnsi" w:hAnsiTheme="minorHAnsi" w:cstheme="minorHAnsi"/>
        </w:rPr>
        <w:t>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Pr="00EB58B2" w:rsidRDefault="00667E1D" w:rsidP="00314B06">
      <w:pPr>
        <w:ind w:firstLine="720"/>
        <w:jc w:val="both"/>
        <w:rPr>
          <w:rFonts w:asciiTheme="minorHAnsi" w:hAnsiTheme="minorHAnsi" w:cstheme="minorHAnsi"/>
        </w:rPr>
      </w:pPr>
    </w:p>
    <w:p w14:paraId="3AF70304" w14:textId="11C20713" w:rsidR="00667E1D" w:rsidRPr="00EB58B2" w:rsidRDefault="00667E1D" w:rsidP="00314B06">
      <w:pPr>
        <w:ind w:firstLine="720"/>
        <w:jc w:val="both"/>
        <w:rPr>
          <w:rFonts w:asciiTheme="minorHAnsi" w:hAnsiTheme="minorHAnsi" w:cstheme="minorHAnsi"/>
        </w:rPr>
      </w:pPr>
      <w:r w:rsidRPr="00F408CF">
        <w:rPr>
          <w:rFonts w:asciiTheme="minorHAnsi" w:hAnsiTheme="minorHAnsi" w:cstheme="minorHAnsi"/>
        </w:rPr>
        <w:t>In 2000, Adventure Works Cycles bought a small manufacturing plant, Import</w:t>
      </w:r>
      <w:r w:rsidR="006F2721" w:rsidRPr="00F408CF">
        <w:rPr>
          <w:rFonts w:asciiTheme="minorHAnsi" w:hAnsiTheme="minorHAnsi" w:cstheme="minorHAnsi"/>
        </w:rPr>
        <w:t xml:space="preserve"> </w:t>
      </w:r>
      <w:r w:rsidRPr="00F408CF">
        <w:rPr>
          <w:rFonts w:asciiTheme="minorHAnsi" w:hAnsiTheme="minorHAnsi" w:cstheme="minorHAnsi"/>
        </w:rPr>
        <w:t>adores Neptuno, located in Mexico. Import</w:t>
      </w:r>
      <w:r w:rsidR="006F2721" w:rsidRPr="00F408CF">
        <w:rPr>
          <w:rFonts w:asciiTheme="minorHAnsi" w:hAnsiTheme="minorHAnsi" w:cstheme="minorHAnsi"/>
        </w:rPr>
        <w:t xml:space="preserve"> </w:t>
      </w:r>
      <w:r w:rsidRPr="00F408CF">
        <w:rPr>
          <w:rFonts w:asciiTheme="minorHAnsi" w:hAnsiTheme="minorHAnsi" w:cstheme="minorHAnsi"/>
        </w:rPr>
        <w:t>adores Neptuno manufactures several critical subcomponents for the Adventure Works Cycles product line. These subcomponents are shipped to the Bothell location for final product assembly. In 2001, Import</w:t>
      </w:r>
      <w:r w:rsidR="006F2721" w:rsidRPr="00F408CF">
        <w:rPr>
          <w:rFonts w:asciiTheme="minorHAnsi" w:hAnsiTheme="minorHAnsi" w:cstheme="minorHAnsi"/>
        </w:rPr>
        <w:t xml:space="preserve"> </w:t>
      </w:r>
      <w:r w:rsidRPr="00F408CF">
        <w:rPr>
          <w:rFonts w:asciiTheme="minorHAnsi" w:hAnsiTheme="minorHAnsi" w:cstheme="minorHAnsi"/>
        </w:rPr>
        <w:t>adores Neptuno, became the sole manufacturer and distributor of the touring bicycle product group</w:t>
      </w:r>
      <w:r w:rsidRPr="00EB58B2">
        <w:rPr>
          <w:rFonts w:asciiTheme="minorHAnsi" w:hAnsiTheme="minorHAnsi" w:cstheme="minorHAnsi"/>
        </w:rPr>
        <w:t>.</w:t>
      </w:r>
    </w:p>
    <w:p w14:paraId="26247524" w14:textId="149D2D1B" w:rsidR="00D52B92" w:rsidRPr="00D52B92" w:rsidRDefault="00D52B92" w:rsidP="00333611">
      <w:pPr>
        <w:rPr>
          <w:rFonts w:eastAsia="Calibri"/>
        </w:rPr>
      </w:pPr>
    </w:p>
    <w:p w14:paraId="3E5DCDAA" w14:textId="7486216C" w:rsidR="0017349B" w:rsidRDefault="00667E1D" w:rsidP="00667E1D">
      <w:pPr>
        <w:pStyle w:val="Heading1"/>
        <w:jc w:val="both"/>
        <w:rPr>
          <w:rFonts w:asciiTheme="minorHAnsi" w:eastAsia="Calibri" w:hAnsiTheme="minorHAnsi" w:cstheme="minorHAnsi"/>
        </w:rPr>
      </w:pPr>
      <w:r w:rsidRPr="00EB58B2">
        <w:rPr>
          <w:rFonts w:asciiTheme="minorHAnsi" w:eastAsia="Calibri" w:hAnsiTheme="minorHAnsi" w:cstheme="minorHAnsi"/>
        </w:rPr>
        <w:t>Product Overview</w:t>
      </w:r>
    </w:p>
    <w:p w14:paraId="408D1302" w14:textId="77777777" w:rsidR="000B7CEC" w:rsidRPr="000B7CEC" w:rsidRDefault="000B7CEC" w:rsidP="00667E1D">
      <w:pPr>
        <w:pStyle w:val="Heading1"/>
        <w:jc w:val="both"/>
        <w:rPr>
          <w:rFonts w:asciiTheme="minorHAnsi" w:eastAsia="Calibri" w:hAnsiTheme="minorHAnsi" w:cstheme="minorHAnsi"/>
        </w:rPr>
      </w:pPr>
    </w:p>
    <w:tbl>
      <w:tblPr>
        <w:tblpPr w:leftFromText="180" w:rightFromText="180" w:vertAnchor="text" w:horzAnchor="page" w:tblpX="2281" w:tblpY="-50"/>
        <w:tblOverlap w:val="never"/>
        <w:tblW w:w="8514" w:type="dxa"/>
        <w:tblLook w:val="04A0" w:firstRow="1" w:lastRow="0" w:firstColumn="1" w:lastColumn="0" w:noHBand="0" w:noVBand="1"/>
      </w:tblPr>
      <w:tblGrid>
        <w:gridCol w:w="4257"/>
        <w:gridCol w:w="4257"/>
      </w:tblGrid>
      <w:tr w:rsidR="00667E1D" w:rsidRPr="00EB58B2" w14:paraId="02F5567A" w14:textId="77777777" w:rsidTr="00845F1A">
        <w:trPr>
          <w:trHeight w:val="2815"/>
        </w:trPr>
        <w:tc>
          <w:tcPr>
            <w:tcW w:w="4257" w:type="dxa"/>
            <w:shd w:val="clear" w:color="auto" w:fill="auto"/>
            <w:vAlign w:val="center"/>
          </w:tcPr>
          <w:p w14:paraId="54BC4AD7" w14:textId="26B9568A" w:rsidR="00667E1D" w:rsidRPr="00EB58B2" w:rsidRDefault="00667E1D" w:rsidP="00845F1A">
            <w:pPr>
              <w:jc w:val="center"/>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9264" behindDoc="0" locked="0" layoutInCell="1" allowOverlap="1" wp14:anchorId="6E5711DA" wp14:editId="214028CF">
                  <wp:simplePos x="0" y="0"/>
                  <wp:positionH relativeFrom="column">
                    <wp:posOffset>208915</wp:posOffset>
                  </wp:positionH>
                  <wp:positionV relativeFrom="paragraph">
                    <wp:posOffset>-1055370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257" w:type="dxa"/>
            <w:shd w:val="clear" w:color="auto" w:fill="auto"/>
          </w:tcPr>
          <w:p w14:paraId="568FF19F"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Mountain-200</w:t>
            </w:r>
          </w:p>
          <w:p w14:paraId="6B354098"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Product No: BK-M68B-38</w:t>
            </w:r>
          </w:p>
          <w:p w14:paraId="74FBED45"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38</w:t>
            </w:r>
          </w:p>
          <w:p w14:paraId="7FCA593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25</w:t>
            </w:r>
          </w:p>
          <w:p w14:paraId="10CC80A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$2,294.99</w:t>
            </w:r>
          </w:p>
          <w:p w14:paraId="10701DAD" w14:textId="77777777" w:rsidR="00667E1D" w:rsidRPr="00EB58B2" w:rsidRDefault="00667E1D" w:rsidP="00845F1A">
            <w:pPr>
              <w:jc w:val="both"/>
              <w:rPr>
                <w:rFonts w:asciiTheme="minorHAnsi" w:hAnsiTheme="minorHAnsi" w:cstheme="minorHAnsi"/>
              </w:rPr>
            </w:pPr>
          </w:p>
          <w:p w14:paraId="382F2042" w14:textId="77777777" w:rsidR="00667E1D" w:rsidRPr="00EB58B2" w:rsidRDefault="00667E1D" w:rsidP="00845F1A">
            <w:pPr>
              <w:jc w:val="both"/>
              <w:rPr>
                <w:rFonts w:asciiTheme="minorHAnsi" w:hAnsiTheme="minorHAnsi" w:cstheme="minorHAnsi"/>
              </w:rPr>
            </w:pPr>
          </w:p>
        </w:tc>
      </w:tr>
      <w:tr w:rsidR="00667E1D" w:rsidRPr="00EB58B2" w14:paraId="206C7480" w14:textId="77777777" w:rsidTr="00845F1A">
        <w:trPr>
          <w:trHeight w:val="2841"/>
        </w:trPr>
        <w:tc>
          <w:tcPr>
            <w:tcW w:w="4257" w:type="dxa"/>
            <w:shd w:val="clear" w:color="auto" w:fill="auto"/>
          </w:tcPr>
          <w:p w14:paraId="19033946"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Mountain-300</w:t>
            </w:r>
          </w:p>
          <w:p w14:paraId="2BB8F9B1" w14:textId="77777777" w:rsidR="00667E1D" w:rsidRPr="00EB58B2" w:rsidRDefault="00667E1D" w:rsidP="00845F1A">
            <w:pPr>
              <w:jc w:val="both"/>
              <w:rPr>
                <w:rFonts w:asciiTheme="minorHAnsi" w:hAnsiTheme="minorHAnsi" w:cstheme="minorHAnsi"/>
              </w:rPr>
            </w:pPr>
            <w:commentRangeStart w:id="1"/>
            <w:commentRangeStart w:id="2"/>
            <w:r w:rsidRPr="00EB58B2">
              <w:rPr>
                <w:rFonts w:asciiTheme="minorHAnsi" w:hAnsiTheme="minorHAnsi" w:cstheme="minorHAnsi"/>
              </w:rPr>
              <w:t>Product No: BK-M47B-38</w:t>
            </w:r>
            <w:commentRangeEnd w:id="1"/>
            <w:r w:rsidR="000030F5">
              <w:rPr>
                <w:rStyle w:val="CommentReference"/>
              </w:rPr>
              <w:commentReference w:id="1"/>
            </w:r>
            <w:commentRangeEnd w:id="2"/>
            <w:r w:rsidR="000030F5">
              <w:rPr>
                <w:rStyle w:val="CommentReference"/>
              </w:rPr>
              <w:commentReference w:id="2"/>
            </w:r>
          </w:p>
          <w:p w14:paraId="724FBBD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35</w:t>
            </w:r>
          </w:p>
          <w:p w14:paraId="77E5037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22</w:t>
            </w:r>
          </w:p>
          <w:p w14:paraId="27C2AB19"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$1,079.99</w:t>
            </w:r>
          </w:p>
          <w:p w14:paraId="722AA0D7" w14:textId="77777777" w:rsidR="00667E1D" w:rsidRPr="00EB58B2" w:rsidRDefault="00667E1D" w:rsidP="00845F1A">
            <w:pPr>
              <w:jc w:val="both"/>
              <w:rPr>
                <w:rFonts w:asciiTheme="minorHAnsi" w:hAnsiTheme="minorHAnsi" w:cstheme="minorHAnsi"/>
              </w:rPr>
            </w:pPr>
          </w:p>
          <w:p w14:paraId="6869523D" w14:textId="77777777" w:rsidR="00667E1D" w:rsidRPr="00EB58B2" w:rsidRDefault="00667E1D" w:rsidP="00845F1A">
            <w:pPr>
              <w:jc w:val="both"/>
              <w:rPr>
                <w:rFonts w:asciiTheme="minorHAnsi" w:hAnsiTheme="minorHAnsi" w:cstheme="minorHAnsi"/>
              </w:rPr>
            </w:pPr>
          </w:p>
        </w:tc>
        <w:tc>
          <w:tcPr>
            <w:tcW w:w="4257" w:type="dxa"/>
            <w:shd w:val="clear" w:color="auto" w:fill="auto"/>
          </w:tcPr>
          <w:p w14:paraId="2B84CAFF" w14:textId="65442458" w:rsidR="00667E1D" w:rsidRPr="00EB58B2" w:rsidRDefault="00CF2A44" w:rsidP="00845F1A">
            <w:pPr>
              <w:pStyle w:val="Heading1"/>
              <w:jc w:val="both"/>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60288" behindDoc="0" locked="0" layoutInCell="1" allowOverlap="1" wp14:anchorId="1D54BB1A" wp14:editId="3EC386CB">
                  <wp:simplePos x="0" y="0"/>
                  <wp:positionH relativeFrom="column">
                    <wp:posOffset>-19050</wp:posOffset>
                  </wp:positionH>
                  <wp:positionV relativeFrom="paragraph">
                    <wp:posOffset>167640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2EFAEB50" w14:textId="0B800ADD" w:rsidR="00333611" w:rsidRDefault="00333611" w:rsidP="0017349B">
      <w:pPr>
        <w:rPr>
          <w:rFonts w:asciiTheme="minorHAnsi" w:hAnsiTheme="minorHAnsi" w:cstheme="minorHAnsi"/>
          <w:b/>
          <w:u w:val="single"/>
        </w:rPr>
      </w:pPr>
    </w:p>
    <w:p w14:paraId="4A2D82D2" w14:textId="77777777" w:rsidR="00333611" w:rsidRDefault="00333611">
      <w:pPr>
        <w:spacing w:after="160" w:line="259" w:lineRule="auto"/>
        <w:rPr>
          <w:rFonts w:asciiTheme="minorHAnsi" w:hAnsiTheme="minorHAnsi" w:cstheme="minorHAnsi"/>
          <w:b/>
          <w:u w:val="single"/>
        </w:rPr>
      </w:pPr>
      <w:r>
        <w:rPr>
          <w:rFonts w:asciiTheme="minorHAnsi" w:hAnsiTheme="minorHAnsi" w:cstheme="minorHAnsi"/>
          <w:b/>
          <w:u w:val="single"/>
        </w:rPr>
        <w:br w:type="page"/>
      </w:r>
    </w:p>
    <w:p w14:paraId="4803055F" w14:textId="77777777" w:rsidR="0009067F" w:rsidRDefault="0009067F" w:rsidP="0009067F">
      <w:pPr>
        <w:jc w:val="center"/>
        <w:rPr>
          <w:sz w:val="56"/>
          <w:szCs w:val="56"/>
        </w:rPr>
      </w:pPr>
      <w:r w:rsidRPr="00D219AC">
        <w:rPr>
          <w:sz w:val="56"/>
          <w:szCs w:val="56"/>
        </w:rPr>
        <w:lastRenderedPageBreak/>
        <w:t>Marketing Campaign Process</w:t>
      </w:r>
    </w:p>
    <w:p w14:paraId="36F1DFEF" w14:textId="77777777" w:rsidR="0009067F" w:rsidRDefault="0009067F" w:rsidP="0009067F">
      <w:r w:rsidRPr="00011304">
        <w:rPr>
          <w:noProof/>
        </w:rPr>
        <w:drawing>
          <wp:anchor distT="0" distB="0" distL="114300" distR="114300" simplePos="0" relativeHeight="251665408" behindDoc="0" locked="0" layoutInCell="1" allowOverlap="1" wp14:anchorId="4A7BB15D" wp14:editId="06500C70">
            <wp:simplePos x="0" y="0"/>
            <wp:positionH relativeFrom="column">
              <wp:posOffset>2117</wp:posOffset>
            </wp:positionH>
            <wp:positionV relativeFrom="paragraph">
              <wp:posOffset>313690</wp:posOffset>
            </wp:positionV>
            <wp:extent cx="5943600" cy="4838065"/>
            <wp:effectExtent l="19050" t="0" r="57150" b="0"/>
            <wp:wrapNone/>
            <wp:docPr id="743811912" name="Diagram 1">
              <a:extLst xmlns:a="http://schemas.openxmlformats.org/drawingml/2006/main">
                <a:ext uri="{FF2B5EF4-FFF2-40B4-BE49-F238E27FC236}">
                  <a16:creationId xmlns:a16="http://schemas.microsoft.com/office/drawing/2014/main" id="{D113D4A3-F797-BCA3-70C4-52CCB09F74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7828A62B" w14:textId="7B70E8CC" w:rsidR="0009067F" w:rsidRDefault="0009067F" w:rsidP="0009067F"/>
    <w:p w14:paraId="30814BD0" w14:textId="142A32E6" w:rsidR="00CB15BF" w:rsidRDefault="00CB15BF" w:rsidP="00B10692"/>
    <w:p w14:paraId="3421C4E9" w14:textId="1C32E9D3" w:rsidR="00B10692" w:rsidRDefault="00B10692" w:rsidP="00B10692"/>
    <w:p w14:paraId="35463B7A" w14:textId="77777777" w:rsidR="00CB15BF" w:rsidRDefault="00CB15BF" w:rsidP="00B10692"/>
    <w:p w14:paraId="17766579" w14:textId="77777777" w:rsidR="00CB15BF" w:rsidRDefault="00CB15BF" w:rsidP="00B10692"/>
    <w:p w14:paraId="386C8263" w14:textId="77777777" w:rsidR="00CB15BF" w:rsidRDefault="00CB15BF" w:rsidP="00B10692"/>
    <w:p w14:paraId="7369A328" w14:textId="77777777" w:rsidR="00CB15BF" w:rsidRDefault="00CB15BF" w:rsidP="00B10692"/>
    <w:p w14:paraId="7A84250B" w14:textId="77777777" w:rsidR="00CB15BF" w:rsidRDefault="00CB15BF" w:rsidP="00B10692"/>
    <w:p w14:paraId="78536EE4" w14:textId="77777777" w:rsidR="00CB15BF" w:rsidRDefault="00CB15BF" w:rsidP="00B10692"/>
    <w:p w14:paraId="1B534F62" w14:textId="77777777" w:rsidR="00CB15BF" w:rsidRDefault="00CB15BF" w:rsidP="00B10692"/>
    <w:p w14:paraId="6D005CF5" w14:textId="77777777" w:rsidR="00CB15BF" w:rsidRDefault="00CB15BF" w:rsidP="00B10692"/>
    <w:p w14:paraId="5AD5D62D" w14:textId="77777777" w:rsidR="00CB15BF" w:rsidRDefault="00CB15BF" w:rsidP="00B10692"/>
    <w:p w14:paraId="33EA6984" w14:textId="77777777" w:rsidR="00CB15BF" w:rsidRDefault="00CB15BF" w:rsidP="00B10692"/>
    <w:p w14:paraId="77520D5B" w14:textId="77777777" w:rsidR="00CB15BF" w:rsidRDefault="00CB15BF" w:rsidP="00B10692"/>
    <w:p w14:paraId="5BAE02AC" w14:textId="77777777" w:rsidR="00CB15BF" w:rsidRDefault="00CB15BF" w:rsidP="00B10692"/>
    <w:p w14:paraId="271FFB20" w14:textId="77777777" w:rsidR="00CB15BF" w:rsidRDefault="00CB15BF" w:rsidP="00B10692"/>
    <w:p w14:paraId="2565ADF4" w14:textId="77777777" w:rsidR="00CB15BF" w:rsidRDefault="00CB15BF" w:rsidP="00B10692"/>
    <w:p w14:paraId="4D2F72F9" w14:textId="77777777" w:rsidR="00CB15BF" w:rsidRDefault="00CB15BF" w:rsidP="00B10692"/>
    <w:p w14:paraId="20E63788" w14:textId="77777777" w:rsidR="00CB15BF" w:rsidRDefault="00CB15BF" w:rsidP="00B10692"/>
    <w:p w14:paraId="333F4602" w14:textId="77777777" w:rsidR="00CB15BF" w:rsidRDefault="00CB15BF" w:rsidP="00B10692"/>
    <w:p w14:paraId="0E0945F3" w14:textId="77777777" w:rsidR="00CB15BF" w:rsidRDefault="00CB15BF" w:rsidP="00B10692"/>
    <w:p w14:paraId="1E1D1893" w14:textId="77777777" w:rsidR="00CB15BF" w:rsidRDefault="00CB15BF" w:rsidP="00B10692"/>
    <w:p w14:paraId="25C155DF" w14:textId="77777777" w:rsidR="00CB15BF" w:rsidRDefault="00CB15BF" w:rsidP="00B10692"/>
    <w:p w14:paraId="1F0C4E25" w14:textId="77777777" w:rsidR="00CB15BF" w:rsidRDefault="00CB15BF" w:rsidP="00B10692"/>
    <w:p w14:paraId="506E9415" w14:textId="77777777" w:rsidR="00CB15BF" w:rsidRDefault="00CB15BF" w:rsidP="00B10692"/>
    <w:p w14:paraId="07573354" w14:textId="77777777" w:rsidR="00CB15BF" w:rsidRDefault="00CB15BF" w:rsidP="00B10692"/>
    <w:p w14:paraId="64DAD781" w14:textId="77777777" w:rsidR="00CB15BF" w:rsidRDefault="00CB15BF" w:rsidP="00B10692"/>
    <w:p w14:paraId="69B847D7" w14:textId="77777777" w:rsidR="00CB15BF" w:rsidRDefault="00CB15BF" w:rsidP="00B10692"/>
    <w:p w14:paraId="3586BB2D" w14:textId="77777777" w:rsidR="00CB15BF" w:rsidRDefault="00CB15BF" w:rsidP="00B10692"/>
    <w:p w14:paraId="5E15A88C" w14:textId="77777777" w:rsidR="00CB15BF" w:rsidRDefault="00CB15BF" w:rsidP="00B10692"/>
    <w:p w14:paraId="752B7949" w14:textId="77777777" w:rsidR="00CB15BF" w:rsidRDefault="00CB15BF" w:rsidP="00B10692"/>
    <w:p w14:paraId="480A9818" w14:textId="77777777" w:rsidR="00CB15BF" w:rsidRDefault="00CB15BF" w:rsidP="00CB15BF">
      <w:pPr>
        <w:rPr>
          <w:rFonts w:ascii="Calibri" w:hAnsi="Calibri"/>
          <w:b/>
          <w:bCs/>
          <w:u w:val="single"/>
        </w:rPr>
      </w:pPr>
      <w:r w:rsidRPr="00E61764">
        <w:rPr>
          <w:rFonts w:ascii="Calibri" w:hAnsi="Calibri"/>
          <w:b/>
          <w:bCs/>
          <w:u w:val="single"/>
        </w:rPr>
        <w:t>EMF Image of Company Structure</w:t>
      </w:r>
    </w:p>
    <w:p w14:paraId="5979B98B" w14:textId="77777777" w:rsidR="00CB15BF" w:rsidRDefault="00CB15BF" w:rsidP="00CB15BF">
      <w:pPr>
        <w:rPr>
          <w:rFonts w:ascii="Calibri" w:hAnsi="Calibri"/>
          <w:b/>
          <w:u w:val="single"/>
        </w:rPr>
      </w:pPr>
    </w:p>
    <w:p w14:paraId="5FFA300E" w14:textId="359FC243" w:rsidR="00CB15BF" w:rsidRPr="0009067F" w:rsidRDefault="00CB15BF" w:rsidP="00B10692">
      <w:pPr>
        <w:rPr>
          <w:rFonts w:ascii="Calibri" w:hAnsi="Calibri"/>
          <w:b/>
          <w:u w:val="single"/>
        </w:rPr>
      </w:pPr>
      <w:r w:rsidRPr="00E61764">
        <w:rPr>
          <w:rFonts w:ascii="Calibri" w:hAnsi="Calibri"/>
          <w:bCs/>
          <w:noProof/>
        </w:rPr>
        <w:drawing>
          <wp:inline distT="0" distB="0" distL="0" distR="0" wp14:anchorId="7E48F0F1" wp14:editId="4F50583E">
            <wp:extent cx="5943600" cy="1558290"/>
            <wp:effectExtent l="0" t="0" r="0" b="0"/>
            <wp:docPr id="156373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9020" name="Picture 1563739020"/>
                    <pic:cNvPicPr/>
                  </pic:nvPicPr>
                  <pic:blipFill>
                    <a:blip r:embed="rId21"/>
                    <a:stretch>
                      <a:fillRect/>
                    </a:stretch>
                  </pic:blipFill>
                  <pic:spPr>
                    <a:xfrm>
                      <a:off x="0" y="0"/>
                      <a:ext cx="5943600" cy="1558290"/>
                    </a:xfrm>
                    <a:prstGeom prst="rect">
                      <a:avLst/>
                    </a:prstGeom>
                  </pic:spPr>
                </pic:pic>
              </a:graphicData>
            </a:graphic>
          </wp:inline>
        </w:drawing>
      </w:r>
    </w:p>
    <w:p w14:paraId="0E8BF1D1" w14:textId="1BA0DB4E" w:rsidR="00B10692" w:rsidRDefault="00B10692" w:rsidP="00B10692">
      <w:r>
        <w:br w:type="page"/>
      </w:r>
    </w:p>
    <w:p w14:paraId="09C8A7FA" w14:textId="77777777" w:rsidR="00333611" w:rsidRDefault="00333611" w:rsidP="00333611">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CHEST X-RAY REPORT</w:t>
      </w:r>
    </w:p>
    <w:tbl>
      <w:tblPr>
        <w:tblStyle w:val="TableGrid"/>
        <w:tblW w:w="0" w:type="auto"/>
        <w:tblLook w:val="04A0" w:firstRow="1" w:lastRow="0" w:firstColumn="1" w:lastColumn="0" w:noHBand="0" w:noVBand="1"/>
      </w:tblPr>
      <w:tblGrid>
        <w:gridCol w:w="9350"/>
      </w:tblGrid>
      <w:tr w:rsidR="00333611" w14:paraId="1F2C3F0B"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1E0CCD4" w14:textId="77777777" w:rsidR="00333611" w:rsidRDefault="00333611" w:rsidP="008E0D41">
            <w:pPr>
              <w:spacing w:before="240" w:line="360" w:lineRule="auto"/>
              <w:rPr>
                <w:rFonts w:asciiTheme="majorBidi" w:hAnsiTheme="majorBidi" w:cstheme="majorBidi"/>
              </w:rPr>
            </w:pPr>
            <w:r>
              <w:rPr>
                <w:rFonts w:asciiTheme="majorBidi" w:hAnsiTheme="majorBidi" w:cstheme="majorBidi"/>
                <w:b/>
                <w:bCs/>
              </w:rPr>
              <w:t>Patient Name :</w:t>
            </w:r>
            <w:r>
              <w:rPr>
                <w:rFonts w:asciiTheme="majorBidi" w:hAnsiTheme="majorBidi" w:cstheme="majorBidi"/>
              </w:rPr>
              <w:t xml:space="preserve"> Andrew Fuller  </w:t>
            </w:r>
          </w:p>
          <w:p w14:paraId="581EC4E5" w14:textId="77777777" w:rsidR="00333611" w:rsidRDefault="00333611" w:rsidP="008E0D41">
            <w:pPr>
              <w:spacing w:line="360" w:lineRule="auto"/>
              <w:rPr>
                <w:rFonts w:asciiTheme="majorBidi" w:hAnsiTheme="majorBidi" w:cstheme="majorBidi"/>
              </w:rPr>
            </w:pPr>
            <w:r>
              <w:rPr>
                <w:rFonts w:asciiTheme="majorBidi" w:hAnsiTheme="majorBidi" w:cstheme="majorBidi"/>
                <w:b/>
                <w:bCs/>
              </w:rPr>
              <w:t>Date of Birth  :</w:t>
            </w:r>
            <w:r>
              <w:rPr>
                <w:rFonts w:asciiTheme="majorBidi" w:hAnsiTheme="majorBidi" w:cstheme="majorBidi"/>
              </w:rPr>
              <w:t xml:space="preserve"> 1980-01-01 </w:t>
            </w:r>
          </w:p>
          <w:p w14:paraId="2F7463FA" w14:textId="77777777" w:rsidR="00333611" w:rsidRDefault="00333611" w:rsidP="008E0D41">
            <w:pPr>
              <w:spacing w:after="240" w:line="360" w:lineRule="auto"/>
              <w:rPr>
                <w:rFonts w:asciiTheme="majorBidi" w:hAnsiTheme="majorBidi" w:cstheme="majorBidi"/>
              </w:rPr>
            </w:pPr>
            <w:r>
              <w:rPr>
                <w:rFonts w:asciiTheme="majorBidi" w:hAnsiTheme="majorBidi" w:cstheme="majorBidi"/>
                <w:b/>
                <w:bCs/>
              </w:rPr>
              <w:t>Date                 :</w:t>
            </w:r>
            <w:r>
              <w:rPr>
                <w:rFonts w:asciiTheme="majorBidi" w:hAnsiTheme="majorBidi" w:cstheme="majorBidi"/>
              </w:rPr>
              <w:t xml:space="preserve"> 2023-12-05 </w:t>
            </w:r>
          </w:p>
        </w:tc>
      </w:tr>
      <w:tr w:rsidR="00333611" w14:paraId="652CB8C5"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F7B5EEF" w14:textId="77777777" w:rsidR="00333611" w:rsidRDefault="00333611" w:rsidP="008E0D41">
            <w:pPr>
              <w:spacing w:before="240" w:line="360" w:lineRule="auto"/>
              <w:rPr>
                <w:rFonts w:asciiTheme="majorBidi" w:hAnsiTheme="majorBidi" w:cstheme="majorBidi"/>
              </w:rPr>
            </w:pPr>
            <w:r>
              <w:rPr>
                <w:noProof/>
              </w:rPr>
              <w:drawing>
                <wp:anchor distT="0" distB="0" distL="114300" distR="114300" simplePos="0" relativeHeight="251662336" behindDoc="1" locked="0" layoutInCell="1" allowOverlap="1" wp14:anchorId="66E04C15" wp14:editId="45D3A030">
                  <wp:simplePos x="0" y="0"/>
                  <wp:positionH relativeFrom="column">
                    <wp:posOffset>1852295</wp:posOffset>
                  </wp:positionH>
                  <wp:positionV relativeFrom="paragraph">
                    <wp:posOffset>429260</wp:posOffset>
                  </wp:positionV>
                  <wp:extent cx="1653540" cy="18923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3540" cy="18923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2B5341E" wp14:editId="5C9D4534">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473B1037" w14:textId="77777777" w:rsidR="00333611" w:rsidRDefault="00333611" w:rsidP="00333611">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Chest X-ray- TIFF Version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2B5341E"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473B1037" w14:textId="77777777" w:rsidR="00333611" w:rsidRDefault="00333611" w:rsidP="00333611">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Chest X-ray- TIFF Version</w:t>
                            </w:r>
                          </w:p>
                        </w:txbxContent>
                      </v:textbox>
                      <w10:wrap type="topAndBottom"/>
                    </v:shape>
                  </w:pict>
                </mc:Fallback>
              </mc:AlternateContent>
            </w:r>
            <w:r>
              <w:rPr>
                <w:rFonts w:asciiTheme="majorBidi" w:hAnsiTheme="majorBidi" w:cstheme="majorBidi"/>
                <w:b/>
                <w:bCs/>
              </w:rPr>
              <w:t>X-ray Number :</w:t>
            </w:r>
            <w:r>
              <w:rPr>
                <w:rFonts w:asciiTheme="majorBidi" w:hAnsiTheme="majorBidi" w:cstheme="majorBidi"/>
              </w:rPr>
              <w:t xml:space="preserve"> 52587412</w:t>
            </w:r>
          </w:p>
          <w:p w14:paraId="3AF60424" w14:textId="77777777" w:rsidR="00333611" w:rsidRDefault="00333611" w:rsidP="008E0D41">
            <w:pPr>
              <w:spacing w:line="360" w:lineRule="auto"/>
              <w:rPr>
                <w:rFonts w:asciiTheme="majorBidi" w:hAnsiTheme="majorBidi" w:cstheme="majorBidi"/>
                <w:b/>
                <w:bCs/>
              </w:rPr>
            </w:pPr>
            <w:r>
              <w:rPr>
                <w:rFonts w:asciiTheme="majorBidi" w:hAnsiTheme="majorBidi" w:cstheme="majorBidi"/>
                <w:b/>
                <w:bCs/>
              </w:rPr>
              <w:t>READINGS :</w:t>
            </w:r>
          </w:p>
          <w:p w14:paraId="0B09A2BC"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 xml:space="preserve">Lungs : </w:t>
            </w:r>
            <w:r>
              <w:rPr>
                <w:rFonts w:asciiTheme="majorBidi" w:hAnsiTheme="majorBidi" w:cstheme="majorBidi"/>
                <w:sz w:val="24"/>
                <w:szCs w:val="24"/>
              </w:rPr>
              <w:t>Clear and well-inflated; no signs of pneumonia, pneumothorax, or effusion.</w:t>
            </w:r>
          </w:p>
          <w:p w14:paraId="0BB4CEFB"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Heart :</w:t>
            </w:r>
            <w:r>
              <w:rPr>
                <w:rFonts w:asciiTheme="majorBidi" w:hAnsiTheme="majorBidi" w:cstheme="majorBidi"/>
                <w:sz w:val="24"/>
                <w:szCs w:val="24"/>
              </w:rPr>
              <w:t xml:space="preserve"> Normal size and shape; cardiac silhouette within normal limits; no cardiomegaly or pericardial effusion.</w:t>
            </w:r>
            <w:r>
              <w:rPr>
                <w:rFonts w:asciiTheme="majorBidi" w:hAnsiTheme="majorBidi" w:cstheme="majorBidi"/>
                <w:noProof/>
                <w:sz w:val="24"/>
                <w:szCs w:val="24"/>
              </w:rPr>
              <w:t xml:space="preserve"> </w:t>
            </w:r>
          </w:p>
          <w:p w14:paraId="32752E01" w14:textId="77777777" w:rsidR="00333611" w:rsidRDefault="00333611" w:rsidP="00333611">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Diaphragms :</w:t>
            </w:r>
            <w:r>
              <w:rPr>
                <w:rFonts w:asciiTheme="majorBidi" w:hAnsiTheme="majorBidi" w:cstheme="majorBidi"/>
                <w:sz w:val="24"/>
                <w:szCs w:val="24"/>
              </w:rPr>
              <w:t xml:space="preserve"> Well-defined and even; no elevation or depression.</w:t>
            </w:r>
          </w:p>
          <w:p w14:paraId="5472A664" w14:textId="77777777" w:rsidR="00333611" w:rsidRDefault="00333611" w:rsidP="00333611">
            <w:pPr>
              <w:pStyle w:val="ListParagraph"/>
              <w:numPr>
                <w:ilvl w:val="0"/>
                <w:numId w:val="2"/>
              </w:numPr>
              <w:spacing w:line="360" w:lineRule="auto"/>
              <w:rPr>
                <w:rFonts w:asciiTheme="majorBidi" w:hAnsiTheme="majorBidi" w:cstheme="majorBidi"/>
                <w:b/>
                <w:bCs/>
                <w:sz w:val="24"/>
                <w:szCs w:val="24"/>
              </w:rPr>
            </w:pPr>
            <w:r>
              <w:rPr>
                <w:rFonts w:asciiTheme="majorBidi" w:hAnsiTheme="majorBidi" w:cstheme="majorBidi"/>
                <w:b/>
                <w:bCs/>
                <w:sz w:val="24"/>
                <w:szCs w:val="24"/>
              </w:rPr>
              <w:t>Bones :</w:t>
            </w:r>
            <w:r>
              <w:rPr>
                <w:rFonts w:asciiTheme="majorBidi" w:hAnsiTheme="majorBidi" w:cstheme="majorBidi"/>
                <w:sz w:val="24"/>
                <w:szCs w:val="24"/>
              </w:rPr>
              <w:t xml:space="preserve"> Normal appearance; no fractures or dislocations.</w:t>
            </w:r>
          </w:p>
          <w:p w14:paraId="4D6635DA" w14:textId="77777777" w:rsidR="00333611" w:rsidRDefault="00333611" w:rsidP="00333611">
            <w:pPr>
              <w:pStyle w:val="ListParagraph"/>
              <w:numPr>
                <w:ilvl w:val="0"/>
                <w:numId w:val="2"/>
              </w:numPr>
              <w:spacing w:after="120" w:line="360" w:lineRule="auto"/>
              <w:rPr>
                <w:rFonts w:asciiTheme="majorBidi" w:hAnsiTheme="majorBidi" w:cstheme="majorBidi"/>
                <w:b/>
                <w:bCs/>
                <w:sz w:val="24"/>
                <w:szCs w:val="24"/>
              </w:rPr>
            </w:pPr>
            <w:r>
              <w:rPr>
                <w:rFonts w:asciiTheme="majorBidi" w:hAnsiTheme="majorBidi" w:cstheme="majorBidi"/>
                <w:b/>
                <w:bCs/>
                <w:sz w:val="24"/>
                <w:szCs w:val="24"/>
              </w:rPr>
              <w:t>Soft Tissues :</w:t>
            </w:r>
            <w:r>
              <w:rPr>
                <w:rFonts w:asciiTheme="majorBidi" w:hAnsiTheme="majorBidi" w:cstheme="majorBidi"/>
                <w:sz w:val="24"/>
                <w:szCs w:val="24"/>
              </w:rPr>
              <w:t xml:space="preserve"> Normal appearance in the chest area.</w:t>
            </w:r>
          </w:p>
        </w:tc>
      </w:tr>
      <w:tr w:rsidR="00333611" w14:paraId="3DA7BBE6" w14:textId="77777777" w:rsidTr="008E0D41">
        <w:tc>
          <w:tcPr>
            <w:tcW w:w="9350" w:type="dxa"/>
            <w:tcBorders>
              <w:top w:val="single" w:sz="4" w:space="0" w:color="auto"/>
              <w:left w:val="single" w:sz="4" w:space="0" w:color="auto"/>
              <w:bottom w:val="single" w:sz="4" w:space="0" w:color="auto"/>
              <w:right w:val="single" w:sz="4" w:space="0" w:color="auto"/>
            </w:tcBorders>
            <w:hideMark/>
          </w:tcPr>
          <w:p w14:paraId="7FB94FD4" w14:textId="77777777" w:rsidR="00333611" w:rsidRDefault="00333611" w:rsidP="008E0D41">
            <w:pPr>
              <w:spacing w:before="240" w:line="600" w:lineRule="auto"/>
              <w:rPr>
                <w:rFonts w:asciiTheme="majorBidi" w:hAnsiTheme="majorBidi" w:cstheme="majorBidi"/>
                <w:b/>
                <w:bCs/>
              </w:rPr>
            </w:pPr>
            <w:r>
              <w:rPr>
                <w:rFonts w:asciiTheme="majorBidi" w:hAnsiTheme="majorBidi" w:cstheme="majorBidi"/>
                <w:b/>
                <w:bCs/>
              </w:rPr>
              <w:t xml:space="preserve">RECOMMENDATIONS : </w:t>
            </w:r>
          </w:p>
          <w:p w14:paraId="0338784C" w14:textId="77777777" w:rsidR="00333611" w:rsidRDefault="00333611" w:rsidP="008E0D41">
            <w:pPr>
              <w:spacing w:line="600" w:lineRule="auto"/>
              <w:rPr>
                <w:rFonts w:asciiTheme="majorBidi" w:hAnsiTheme="majorBidi" w:cstheme="majorBidi"/>
              </w:rPr>
            </w:pPr>
            <w:r>
              <w:rPr>
                <w:rFonts w:asciiTheme="majorBidi" w:hAnsiTheme="majorBidi" w:cstheme="majorBidi"/>
              </w:rPr>
              <w:t>No further evaluation is required at this time.</w:t>
            </w:r>
          </w:p>
          <w:p w14:paraId="286BADE3" w14:textId="77777777" w:rsidR="00333611" w:rsidRDefault="00333611" w:rsidP="008E0D41">
            <w:pPr>
              <w:spacing w:line="600" w:lineRule="auto"/>
              <w:rPr>
                <w:rFonts w:asciiTheme="majorBidi" w:hAnsiTheme="majorBidi" w:cstheme="majorBidi"/>
              </w:rPr>
            </w:pPr>
            <w:r>
              <w:rPr>
                <w:rFonts w:asciiTheme="majorBidi" w:hAnsiTheme="majorBidi" w:cstheme="majorBidi"/>
                <w:b/>
                <w:bCs/>
              </w:rPr>
              <w:t>ADDITIONAL NOTES :</w:t>
            </w:r>
            <w:r>
              <w:rPr>
                <w:rFonts w:asciiTheme="majorBidi" w:hAnsiTheme="majorBidi" w:cstheme="majorBidi"/>
              </w:rPr>
              <w:t xml:space="preserve"> </w:t>
            </w:r>
          </w:p>
          <w:p w14:paraId="45FAB2BC" w14:textId="77777777" w:rsidR="00333611" w:rsidRDefault="00333611" w:rsidP="008E0D41">
            <w:pPr>
              <w:spacing w:line="600" w:lineRule="auto"/>
              <w:rPr>
                <w:rFonts w:asciiTheme="majorBidi" w:hAnsiTheme="majorBidi" w:cstheme="majorBidi"/>
              </w:rPr>
            </w:pPr>
            <w:r>
              <w:rPr>
                <w:rFonts w:asciiTheme="majorBidi" w:hAnsiTheme="majorBidi" w:cstheme="majorBidi"/>
              </w:rPr>
              <w:t>None.</w:t>
            </w:r>
          </w:p>
        </w:tc>
      </w:tr>
    </w:tbl>
    <w:p w14:paraId="58BDFC2C" w14:textId="77777777" w:rsidR="000A543A" w:rsidRPr="00B225E6" w:rsidRDefault="000A543A" w:rsidP="0017349B">
      <w:pPr>
        <w:rPr>
          <w:rFonts w:asciiTheme="minorHAnsi" w:hAnsiTheme="minorHAnsi" w:cstheme="minorHAnsi"/>
          <w:b/>
          <w:u w:val="single"/>
        </w:rPr>
      </w:pPr>
    </w:p>
    <w:sectPr w:rsidR="000A543A" w:rsidRPr="00B225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ohanaselvam Jothi" w:date="2022-06-21T21:35:00Z" w:initials="MJ">
    <w:p w14:paraId="2110B0DA" w14:textId="38FB37B3" w:rsidR="000030F5" w:rsidRDefault="000030F5">
      <w:pPr>
        <w:pStyle w:val="CommentText"/>
      </w:pPr>
      <w:r>
        <w:rPr>
          <w:rStyle w:val="CommentReference"/>
        </w:rPr>
        <w:annotationRef/>
      </w:r>
      <w:r>
        <w:t>Is this right product no?</w:t>
      </w:r>
    </w:p>
  </w:comment>
  <w:comment w:id="2" w:author="Mohanaselvam Jothi" w:date="2022-06-21T21:35:00Z" w:initials="MJ">
    <w:p w14:paraId="160F9D51" w14:textId="119E16E0" w:rsidR="000030F5" w:rsidRDefault="000030F5">
      <w:pPr>
        <w:pStyle w:val="CommentText"/>
      </w:pPr>
      <w:r>
        <w:rPr>
          <w:rStyle w:val="CommentReference"/>
        </w:rPr>
        <w:annotationRef/>
      </w:r>
      <w:r>
        <w:t>No, Modify the product no as BKM56748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10B0DA" w15:done="0"/>
  <w15:commentEx w15:paraId="160F9D51" w15:paraIdParent="2110B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5CB81D" w16cex:dateUtc="2022-06-21T16:05:00Z"/>
  <w16cex:commentExtensible w16cex:durableId="265CB83F" w16cex:dateUtc="2022-06-21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10B0DA" w16cid:durableId="265CB81D"/>
  <w16cid:commentId w16cid:paraId="160F9D51" w16cid:durableId="265CB8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6EACC" w14:textId="77777777" w:rsidR="00081596" w:rsidRDefault="00081596" w:rsidP="008139AA">
      <w:r>
        <w:separator/>
      </w:r>
    </w:p>
  </w:endnote>
  <w:endnote w:type="continuationSeparator" w:id="0">
    <w:p w14:paraId="5F13B2B1" w14:textId="77777777" w:rsidR="00081596" w:rsidRDefault="00081596"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9156057-B114-4ED5-951F-5AE3F5201D69}"/>
    <w:embedBold r:id="rId2" w:fontKey="{20ACC39D-9078-46BC-8AB0-C1D04294BD4E}"/>
    <w:embedBoldItalic r:id="rId3" w:fontKey="{CD398BA0-5DB0-4D56-9B82-8A3E6419FEB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1AC91D4F-5849-43E9-AC2E-C5B917646775}"/>
    <w:embedBold r:id="rId5" w:fontKey="{0DC17521-FD77-40FE-A74F-37205EE9974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7FF26" w14:textId="77777777" w:rsidR="00081596" w:rsidRDefault="00081596" w:rsidP="008139AA">
      <w:r>
        <w:separator/>
      </w:r>
    </w:p>
  </w:footnote>
  <w:footnote w:type="continuationSeparator" w:id="0">
    <w:p w14:paraId="06D182E9" w14:textId="77777777" w:rsidR="00081596" w:rsidRDefault="00081596"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93472963">
    <w:abstractNumId w:val="0"/>
  </w:num>
  <w:num w:numId="2" w16cid:durableId="14404159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han Kumar Varadharaja Perumal">
    <w15:presenceInfo w15:providerId="AD" w15:userId="S::mathankumar.v@syncfusion.com::7757313e-a110-479f-8da5-22daebea7a2b"/>
  </w15:person>
  <w15:person w15:author="Mohanaselvam Jothi">
    <w15:presenceInfo w15:providerId="AD" w15:userId="S::mohanaselvam.jothi@syncfusion.com::17f43557-2793-4bd1-8d43-24e85690c2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embedTrueTypeFonts/>
  <w:embedSystemFonts/>
  <w:saveSubset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030F5"/>
    <w:rsid w:val="000210E4"/>
    <w:rsid w:val="00044D53"/>
    <w:rsid w:val="00057420"/>
    <w:rsid w:val="00081596"/>
    <w:rsid w:val="0009067F"/>
    <w:rsid w:val="000A543A"/>
    <w:rsid w:val="000B4A07"/>
    <w:rsid w:val="000B7CEC"/>
    <w:rsid w:val="000C6F6C"/>
    <w:rsid w:val="001425B9"/>
    <w:rsid w:val="0015734A"/>
    <w:rsid w:val="0017349B"/>
    <w:rsid w:val="00177E87"/>
    <w:rsid w:val="0018445A"/>
    <w:rsid w:val="00252D3F"/>
    <w:rsid w:val="00256A98"/>
    <w:rsid w:val="002F21F1"/>
    <w:rsid w:val="00310128"/>
    <w:rsid w:val="00314B06"/>
    <w:rsid w:val="00333611"/>
    <w:rsid w:val="003704D7"/>
    <w:rsid w:val="00393AA2"/>
    <w:rsid w:val="003F7174"/>
    <w:rsid w:val="00426346"/>
    <w:rsid w:val="004308F7"/>
    <w:rsid w:val="004B244C"/>
    <w:rsid w:val="004B4CD7"/>
    <w:rsid w:val="004E66A9"/>
    <w:rsid w:val="00525AD4"/>
    <w:rsid w:val="00585D72"/>
    <w:rsid w:val="005B35BF"/>
    <w:rsid w:val="00642E0E"/>
    <w:rsid w:val="00650A9F"/>
    <w:rsid w:val="00655490"/>
    <w:rsid w:val="00667E1D"/>
    <w:rsid w:val="00673124"/>
    <w:rsid w:val="006B52F0"/>
    <w:rsid w:val="006F2721"/>
    <w:rsid w:val="007B2972"/>
    <w:rsid w:val="007D3AF8"/>
    <w:rsid w:val="00811B75"/>
    <w:rsid w:val="008139AA"/>
    <w:rsid w:val="00845F1A"/>
    <w:rsid w:val="008973AF"/>
    <w:rsid w:val="009140A5"/>
    <w:rsid w:val="009140C3"/>
    <w:rsid w:val="00985F31"/>
    <w:rsid w:val="009B112E"/>
    <w:rsid w:val="00A3705A"/>
    <w:rsid w:val="00A52425"/>
    <w:rsid w:val="00A63E50"/>
    <w:rsid w:val="00A84F0D"/>
    <w:rsid w:val="00AD34F1"/>
    <w:rsid w:val="00AE611F"/>
    <w:rsid w:val="00B10692"/>
    <w:rsid w:val="00B225E6"/>
    <w:rsid w:val="00B25867"/>
    <w:rsid w:val="00C00E65"/>
    <w:rsid w:val="00C11F99"/>
    <w:rsid w:val="00C16818"/>
    <w:rsid w:val="00C77CE5"/>
    <w:rsid w:val="00CB15BF"/>
    <w:rsid w:val="00CE3FF8"/>
    <w:rsid w:val="00CF2A44"/>
    <w:rsid w:val="00CF3E57"/>
    <w:rsid w:val="00D26968"/>
    <w:rsid w:val="00D43187"/>
    <w:rsid w:val="00D52B92"/>
    <w:rsid w:val="00D60DEC"/>
    <w:rsid w:val="00D778D1"/>
    <w:rsid w:val="00D84028"/>
    <w:rsid w:val="00DA793F"/>
    <w:rsid w:val="00DB470B"/>
    <w:rsid w:val="00DD6D29"/>
    <w:rsid w:val="00E057AD"/>
    <w:rsid w:val="00E07FD7"/>
    <w:rsid w:val="00E12EE0"/>
    <w:rsid w:val="00E21C87"/>
    <w:rsid w:val="00E329F0"/>
    <w:rsid w:val="00EB58B2"/>
    <w:rsid w:val="00EC0770"/>
    <w:rsid w:val="00EC552B"/>
    <w:rsid w:val="00F408CF"/>
    <w:rsid w:val="00F428B6"/>
    <w:rsid w:val="00F618D7"/>
    <w:rsid w:val="00F964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nhideWhenUsed/>
    <w:qFormat/>
    <w:rsid w:val="00E07FD7"/>
    <w:pPr>
      <w:keepNext/>
      <w:spacing w:before="240" w:after="60"/>
      <w:outlineLvl w:val="1"/>
    </w:pPr>
    <w:rPr>
      <w:rFonts w:ascii="Calibri Light" w:hAnsi="Calibri Light"/>
      <w:b/>
      <w:bCs/>
      <w:i/>
      <w:iCs/>
      <w:sz w:val="28"/>
      <w:szCs w:val="28"/>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rsid w:val="00E07FD7"/>
    <w:rPr>
      <w:rFonts w:ascii="Calibri Light" w:eastAsia="Times New Roman" w:hAnsi="Calibri Light" w:cs="Times New Roman"/>
      <w:b/>
      <w:bCs/>
      <w:i/>
      <w:iCs/>
      <w:sz w:val="28"/>
      <w:szCs w:val="28"/>
      <w:lang w:eastAsia="ja-JP"/>
    </w:rPr>
  </w:style>
  <w:style w:type="character" w:styleId="Strong">
    <w:name w:val="Strong"/>
    <w:uiPriority w:val="22"/>
    <w:qFormat/>
    <w:rsid w:val="00E07FD7"/>
    <w:rPr>
      <w:b/>
      <w:bCs/>
    </w:rPr>
  </w:style>
  <w:style w:type="paragraph" w:styleId="Revision">
    <w:name w:val="Revision"/>
    <w:hidden/>
    <w:uiPriority w:val="99"/>
    <w:semiHidden/>
    <w:rsid w:val="000030F5"/>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33611"/>
    <w:pPr>
      <w:spacing w:after="0" w:line="240" w:lineRule="auto"/>
    </w:pPr>
    <w:rPr>
      <w:rFonts w:ascii="Calibri" w:eastAsia="Calibri" w:hAnsi="Calibri" w:cs="Arial"/>
      <w:sz w:val="20"/>
      <w:szCs w:val="20"/>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QuickStyle" Target="diagrams/quickStyle1.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2.gif"/><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4.tif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09716-8E39-4D22-910C-BAD091981981}" type="doc">
      <dgm:prSet loTypeId="urn:microsoft.com/office/officeart/2005/8/layout/cycle4" loCatId="matrix" qsTypeId="urn:microsoft.com/office/officeart/2005/8/quickstyle/simple1" qsCatId="simple" csTypeId="urn:microsoft.com/office/officeart/2005/8/colors/colorful1" csCatId="colorful" phldr="1"/>
      <dgm:spPr/>
      <dgm:t>
        <a:bodyPr/>
        <a:lstStyle/>
        <a:p>
          <a:endParaRPr lang="en-US"/>
        </a:p>
      </dgm:t>
    </dgm:pt>
    <dgm:pt modelId="{C9E33738-4A7C-4123-95EB-6D7FD88B11F0}">
      <dgm:prSet phldrT="[Text]"/>
      <dgm:spPr>
        <a:solidFill>
          <a:srgbClr val="3068F7"/>
        </a:solidFill>
      </dgm:spPr>
      <dgm:t>
        <a:bodyPr/>
        <a:lstStyle/>
        <a:p>
          <a:r>
            <a:rPr lang="en-US">
              <a:latin typeface="Times New Roman" panose="02020603050405020304" pitchFamily="18" charset="0"/>
              <a:cs typeface="Times New Roman" panose="02020603050405020304" pitchFamily="18" charset="0"/>
            </a:rPr>
            <a:t>Planning</a:t>
          </a:r>
        </a:p>
      </dgm:t>
    </dgm:pt>
    <dgm:pt modelId="{732384CA-5952-479B-B148-F4D90FA3B2E6}" type="par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BEA5A85-EDF7-4559-9053-18E364241C53}" type="sib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A5EE762-3DC1-48A7-B442-46F6011EF968}">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Define goals and target audience.</a:t>
          </a:r>
        </a:p>
      </dgm:t>
    </dgm:pt>
    <dgm:pt modelId="{D84C2C02-9E2A-405A-A3EE-117B6B8D0EF9}" type="par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02DFC79D-6DD5-465A-B56F-68A7175F130B}" type="sib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1BD51212-DAF5-4A9E-8499-FEC3A12AC312}">
      <dgm:prSet phldrT="[Text]"/>
      <dgm:spPr>
        <a:solidFill>
          <a:srgbClr val="4A9608"/>
        </a:solidFill>
      </dgm:spPr>
      <dgm:t>
        <a:bodyPr/>
        <a:lstStyle/>
        <a:p>
          <a:r>
            <a:rPr lang="en-US">
              <a:latin typeface="Times New Roman" panose="02020603050405020304" pitchFamily="18" charset="0"/>
              <a:cs typeface="Times New Roman" panose="02020603050405020304" pitchFamily="18" charset="0"/>
            </a:rPr>
            <a:t>Execution</a:t>
          </a:r>
        </a:p>
      </dgm:t>
    </dgm:pt>
    <dgm:pt modelId="{A8438DAD-286B-47DA-B548-04B79F1952A9}" type="par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09D13B89-49A2-4EC6-AE1A-98D0C1D747CF}" type="sib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4E7B530C-7BCF-4A25-BF51-23953D1A5007}">
      <dgm:prSet phldrT="[Tex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Create content, apply strategies. </a:t>
          </a:r>
        </a:p>
      </dgm:t>
    </dgm:pt>
    <dgm:pt modelId="{22CE6865-6719-452D-8447-C3C63ECF0969}" type="par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2B5394C7-9553-4BA6-A396-CB721A9BDFCA}" type="sib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3D992BA7-1B1A-4E0B-96F0-329169F6619D}">
      <dgm:prSet phldrT="[Text]"/>
      <dgm:spPr>
        <a:solidFill>
          <a:srgbClr val="BD34B7"/>
        </a:solidFill>
      </dgm:spPr>
      <dgm:t>
        <a:bodyPr/>
        <a:lstStyle/>
        <a:p>
          <a:r>
            <a:rPr lang="en-US">
              <a:latin typeface="Times New Roman" panose="02020603050405020304" pitchFamily="18" charset="0"/>
              <a:cs typeface="Times New Roman" panose="02020603050405020304" pitchFamily="18" charset="0"/>
            </a:rPr>
            <a:t>Monitoring</a:t>
          </a:r>
        </a:p>
      </dgm:t>
    </dgm:pt>
    <dgm:pt modelId="{8BF86D70-0256-4281-AAC2-B8EB9A7F61D1}" type="par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570CECBE-09E3-4A4E-8D0A-94533AB4C3C1}" type="sib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19C32643-A7E0-47FC-937B-7F6DA3126A4F}">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Track performance and engagement.</a:t>
          </a:r>
        </a:p>
      </dgm:t>
    </dgm:pt>
    <dgm:pt modelId="{E6413306-BFB1-43CA-8301-973E12BE57D4}" type="par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27E1E825-CD0F-4172-80C7-B61E4ED5F6E9}" type="sib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A5527C98-0901-4AD9-B1B6-C0DD2DF06E58}">
      <dgm:prSet phldrT="[Text]"/>
      <dgm:spPr>
        <a:solidFill>
          <a:srgbClr val="1D5B6F"/>
        </a:solidFill>
      </dgm:spPr>
      <dgm:t>
        <a:bodyPr/>
        <a:lstStyle/>
        <a:p>
          <a:r>
            <a:rPr lang="en-US">
              <a:latin typeface="Times New Roman" panose="02020603050405020304" pitchFamily="18" charset="0"/>
              <a:cs typeface="Times New Roman" panose="02020603050405020304" pitchFamily="18" charset="0"/>
            </a:rPr>
            <a:t>Optimization</a:t>
          </a:r>
        </a:p>
      </dgm:t>
    </dgm:pt>
    <dgm:pt modelId="{7F40621D-222B-4298-ACA9-5F574FF31012}" type="par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813B6250-DDDF-4512-879B-107E091F955A}" type="sib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6C646FFC-2516-48B6-8B9A-BC8C72B8D491}">
      <dgm:prSet phldrT="[Text]"/>
      <dgm:spPr>
        <a:ln>
          <a:solidFill>
            <a:srgbClr val="1D5B6F"/>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gm:t>
    </dgm:pt>
    <dgm:pt modelId="{576FA6EA-7C5A-449A-9B71-C0342B0D32BD}" type="par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BF97372-4EDB-4792-B5ED-38CEA9FA3A48}" type="sib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6A1BD87-99F0-4C49-B259-FA3B3060A255}">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Identify key messaging and channels.</a:t>
          </a:r>
        </a:p>
      </dgm:t>
    </dgm:pt>
    <dgm:pt modelId="{D765B030-3004-421D-BEBB-AFE9BE66042C}" type="parTrans" cxnId="{7F4777DF-02BD-42D2-B211-BBA9C3250618}">
      <dgm:prSet/>
      <dgm:spPr/>
      <dgm:t>
        <a:bodyPr/>
        <a:lstStyle/>
        <a:p>
          <a:endParaRPr lang="en-US"/>
        </a:p>
      </dgm:t>
    </dgm:pt>
    <dgm:pt modelId="{37CBE38D-F541-4463-9114-1DBBFA469BB8}" type="sibTrans" cxnId="{7F4777DF-02BD-42D2-B211-BBA9C3250618}">
      <dgm:prSet/>
      <dgm:spPr/>
      <dgm:t>
        <a:bodyPr/>
        <a:lstStyle/>
        <a:p>
          <a:endParaRPr lang="en-US"/>
        </a:p>
      </dgm:t>
    </dgm:pt>
    <dgm:pt modelId="{D58C4008-C287-43FF-8773-2A70F75E9747}">
      <dgm:prSe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Launch campaigns, select platforms.</a:t>
          </a:r>
        </a:p>
      </dgm:t>
    </dgm:pt>
    <dgm:pt modelId="{F34137DB-A7B8-46C6-8CB6-37E1BA1C9AAD}" type="parTrans" cxnId="{9E34265F-068E-4503-BEA7-B61594AFD978}">
      <dgm:prSet/>
      <dgm:spPr/>
      <dgm:t>
        <a:bodyPr/>
        <a:lstStyle/>
        <a:p>
          <a:endParaRPr lang="en-US"/>
        </a:p>
      </dgm:t>
    </dgm:pt>
    <dgm:pt modelId="{1AAEA1DD-3DFC-4272-9446-E0243791E96F}" type="sibTrans" cxnId="{9E34265F-068E-4503-BEA7-B61594AFD978}">
      <dgm:prSet/>
      <dgm:spPr/>
      <dgm:t>
        <a:bodyPr/>
        <a:lstStyle/>
        <a:p>
          <a:endParaRPr lang="en-US"/>
        </a:p>
      </dgm:t>
    </dgm:pt>
    <dgm:pt modelId="{63FBFD99-EC07-4746-BA30-52E0CECF033D}">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Collect data and identify trends.</a:t>
          </a:r>
        </a:p>
      </dgm:t>
    </dgm:pt>
    <dgm:pt modelId="{00CF76A8-522B-4D08-A39C-EFF0E94FD5D1}" type="sibTrans" cxnId="{26CCC857-F1C4-4060-8636-0930501EB201}">
      <dgm:prSet/>
      <dgm:spPr/>
      <dgm:t>
        <a:bodyPr/>
        <a:lstStyle/>
        <a:p>
          <a:endParaRPr lang="en-US"/>
        </a:p>
      </dgm:t>
    </dgm:pt>
    <dgm:pt modelId="{541A423E-FE3A-45BE-B63C-327E4EC233A5}" type="parTrans" cxnId="{26CCC857-F1C4-4060-8636-0930501EB201}">
      <dgm:prSet/>
      <dgm:spPr/>
      <dgm:t>
        <a:bodyPr/>
        <a:lstStyle/>
        <a:p>
          <a:endParaRPr lang="en-US"/>
        </a:p>
      </dgm:t>
    </dgm:pt>
    <dgm:pt modelId="{0EA568B4-94E3-413A-AE71-CFFC8A0840E3}" type="pres">
      <dgm:prSet presAssocID="{C6609716-8E39-4D22-910C-BAD091981981}" presName="cycleMatrixDiagram" presStyleCnt="0">
        <dgm:presLayoutVars>
          <dgm:chMax val="1"/>
          <dgm:dir/>
          <dgm:animLvl val="lvl"/>
          <dgm:resizeHandles val="exact"/>
        </dgm:presLayoutVars>
      </dgm:prSet>
      <dgm:spPr/>
    </dgm:pt>
    <dgm:pt modelId="{79C44B94-2C8D-45B5-9515-14D3F5AAC26A}" type="pres">
      <dgm:prSet presAssocID="{C6609716-8E39-4D22-910C-BAD091981981}" presName="children" presStyleCnt="0"/>
      <dgm:spPr/>
    </dgm:pt>
    <dgm:pt modelId="{543D0C19-6F15-428F-9785-73E41D950B81}" type="pres">
      <dgm:prSet presAssocID="{C6609716-8E39-4D22-910C-BAD091981981}" presName="child1group" presStyleCnt="0"/>
      <dgm:spPr/>
    </dgm:pt>
    <dgm:pt modelId="{3AF09C24-BF61-4BEA-B40D-7C85C6D32866}" type="pres">
      <dgm:prSet presAssocID="{C6609716-8E39-4D22-910C-BAD091981981}" presName="child1" presStyleLbl="bgAcc1" presStyleIdx="0" presStyleCnt="4"/>
      <dgm:spPr/>
    </dgm:pt>
    <dgm:pt modelId="{42AAAB70-0FBF-4B99-99D5-6977CFC0A386}" type="pres">
      <dgm:prSet presAssocID="{C6609716-8E39-4D22-910C-BAD091981981}" presName="child1Text" presStyleLbl="bgAcc1" presStyleIdx="0" presStyleCnt="4">
        <dgm:presLayoutVars>
          <dgm:bulletEnabled val="1"/>
        </dgm:presLayoutVars>
      </dgm:prSet>
      <dgm:spPr/>
    </dgm:pt>
    <dgm:pt modelId="{FCFD3359-12C6-47B6-8010-CC006E89C863}" type="pres">
      <dgm:prSet presAssocID="{C6609716-8E39-4D22-910C-BAD091981981}" presName="child2group" presStyleCnt="0"/>
      <dgm:spPr/>
    </dgm:pt>
    <dgm:pt modelId="{68553FBF-2AED-4122-B9D3-AB3C257B445F}" type="pres">
      <dgm:prSet presAssocID="{C6609716-8E39-4D22-910C-BAD091981981}" presName="child2" presStyleLbl="bgAcc1" presStyleIdx="1" presStyleCnt="4"/>
      <dgm:spPr/>
    </dgm:pt>
    <dgm:pt modelId="{DF3F8BC5-D385-4E29-82D3-0D18AB17C701}" type="pres">
      <dgm:prSet presAssocID="{C6609716-8E39-4D22-910C-BAD091981981}" presName="child2Text" presStyleLbl="bgAcc1" presStyleIdx="1" presStyleCnt="4">
        <dgm:presLayoutVars>
          <dgm:bulletEnabled val="1"/>
        </dgm:presLayoutVars>
      </dgm:prSet>
      <dgm:spPr/>
    </dgm:pt>
    <dgm:pt modelId="{FC2435E8-000F-45A0-8B77-84C71CC4AB42}" type="pres">
      <dgm:prSet presAssocID="{C6609716-8E39-4D22-910C-BAD091981981}" presName="child3group" presStyleCnt="0"/>
      <dgm:spPr/>
    </dgm:pt>
    <dgm:pt modelId="{36125C8C-6612-4C86-928A-DA8D845D8A8F}" type="pres">
      <dgm:prSet presAssocID="{C6609716-8E39-4D22-910C-BAD091981981}" presName="child3" presStyleLbl="bgAcc1" presStyleIdx="2" presStyleCnt="4" custLinFactNeighborY="4284"/>
      <dgm:spPr/>
    </dgm:pt>
    <dgm:pt modelId="{8BCE84D6-02BC-4BD2-AC54-F9D19832F2FE}" type="pres">
      <dgm:prSet presAssocID="{C6609716-8E39-4D22-910C-BAD091981981}" presName="child3Text" presStyleLbl="bgAcc1" presStyleIdx="2" presStyleCnt="4">
        <dgm:presLayoutVars>
          <dgm:bulletEnabled val="1"/>
        </dgm:presLayoutVars>
      </dgm:prSet>
      <dgm:spPr/>
    </dgm:pt>
    <dgm:pt modelId="{A51A5472-FF37-44DA-95FA-DADE05AD29CE}" type="pres">
      <dgm:prSet presAssocID="{C6609716-8E39-4D22-910C-BAD091981981}" presName="child4group" presStyleCnt="0"/>
      <dgm:spPr/>
    </dgm:pt>
    <dgm:pt modelId="{8BA8B503-8615-4872-B6FF-21F9EE4B5959}" type="pres">
      <dgm:prSet presAssocID="{C6609716-8E39-4D22-910C-BAD091981981}" presName="child4" presStyleLbl="bgAcc1" presStyleIdx="3" presStyleCnt="4" custLinFactNeighborY="4284"/>
      <dgm:spPr/>
    </dgm:pt>
    <dgm:pt modelId="{E95A3B26-D843-4C69-8314-EE0ED035CDAC}" type="pres">
      <dgm:prSet presAssocID="{C6609716-8E39-4D22-910C-BAD091981981}" presName="child4Text" presStyleLbl="bgAcc1" presStyleIdx="3" presStyleCnt="4">
        <dgm:presLayoutVars>
          <dgm:bulletEnabled val="1"/>
        </dgm:presLayoutVars>
      </dgm:prSet>
      <dgm:spPr/>
    </dgm:pt>
    <dgm:pt modelId="{1C9D7C36-167C-43B8-836B-2BEF3C69BD42}" type="pres">
      <dgm:prSet presAssocID="{C6609716-8E39-4D22-910C-BAD091981981}" presName="childPlaceholder" presStyleCnt="0"/>
      <dgm:spPr/>
    </dgm:pt>
    <dgm:pt modelId="{6005CDA6-6099-4B55-B914-9A7831002E15}" type="pres">
      <dgm:prSet presAssocID="{C6609716-8E39-4D22-910C-BAD091981981}" presName="circle" presStyleCnt="0"/>
      <dgm:spPr/>
    </dgm:pt>
    <dgm:pt modelId="{1B67E2B6-8DA3-4B93-857A-AD3BBEFCDD9F}" type="pres">
      <dgm:prSet presAssocID="{C6609716-8E39-4D22-910C-BAD091981981}" presName="quadrant1" presStyleLbl="node1" presStyleIdx="0" presStyleCnt="4">
        <dgm:presLayoutVars>
          <dgm:chMax val="1"/>
          <dgm:bulletEnabled val="1"/>
        </dgm:presLayoutVars>
      </dgm:prSet>
      <dgm:spPr/>
    </dgm:pt>
    <dgm:pt modelId="{A5F550CF-6E51-482B-ADCC-0611D205F02F}" type="pres">
      <dgm:prSet presAssocID="{C6609716-8E39-4D22-910C-BAD091981981}" presName="quadrant2" presStyleLbl="node1" presStyleIdx="1" presStyleCnt="4">
        <dgm:presLayoutVars>
          <dgm:chMax val="1"/>
          <dgm:bulletEnabled val="1"/>
        </dgm:presLayoutVars>
      </dgm:prSet>
      <dgm:spPr/>
    </dgm:pt>
    <dgm:pt modelId="{B312D610-00B5-49C0-9A3B-2665686F0B90}" type="pres">
      <dgm:prSet presAssocID="{C6609716-8E39-4D22-910C-BAD091981981}" presName="quadrant3" presStyleLbl="node1" presStyleIdx="2" presStyleCnt="4">
        <dgm:presLayoutVars>
          <dgm:chMax val="1"/>
          <dgm:bulletEnabled val="1"/>
        </dgm:presLayoutVars>
      </dgm:prSet>
      <dgm:spPr/>
    </dgm:pt>
    <dgm:pt modelId="{2DF286D6-0C05-441A-92A0-FEFF13EF3639}" type="pres">
      <dgm:prSet presAssocID="{C6609716-8E39-4D22-910C-BAD091981981}" presName="quadrant4" presStyleLbl="node1" presStyleIdx="3" presStyleCnt="4">
        <dgm:presLayoutVars>
          <dgm:chMax val="1"/>
          <dgm:bulletEnabled val="1"/>
        </dgm:presLayoutVars>
      </dgm:prSet>
      <dgm:spPr/>
    </dgm:pt>
    <dgm:pt modelId="{4AD16E01-FBC4-4099-AC64-54CC4EA3150A}" type="pres">
      <dgm:prSet presAssocID="{C6609716-8E39-4D22-910C-BAD091981981}" presName="quadrantPlaceholder" presStyleCnt="0"/>
      <dgm:spPr/>
    </dgm:pt>
    <dgm:pt modelId="{228C9158-2440-4E10-BC3F-F1DEAD0B5FCF}" type="pres">
      <dgm:prSet presAssocID="{C6609716-8E39-4D22-910C-BAD091981981}" presName="center1" presStyleLbl="fgShp" presStyleIdx="0" presStyleCnt="2"/>
      <dgm:spPr/>
    </dgm:pt>
    <dgm:pt modelId="{921CF7AB-AB22-4B3C-ACFC-FEBC88EC30E3}" type="pres">
      <dgm:prSet presAssocID="{C6609716-8E39-4D22-910C-BAD091981981}" presName="center2" presStyleLbl="fgShp" presStyleIdx="1" presStyleCnt="2"/>
      <dgm:spPr/>
    </dgm:pt>
  </dgm:ptLst>
  <dgm:cxnLst>
    <dgm:cxn modelId="{21277B00-7AB0-402A-B214-F346E3649EA8}" type="presOf" srcId="{AA5EE762-3DC1-48A7-B442-46F6011EF968}" destId="{42AAAB70-0FBF-4B99-99D5-6977CFC0A386}" srcOrd="1" destOrd="0" presId="urn:microsoft.com/office/officeart/2005/8/layout/cycle4"/>
    <dgm:cxn modelId="{2CA2E916-EB31-41C9-A1AB-5BB9128DA585}" srcId="{C6609716-8E39-4D22-910C-BAD091981981}" destId="{3D992BA7-1B1A-4E0B-96F0-329169F6619D}" srcOrd="2" destOrd="0" parTransId="{8BF86D70-0256-4281-AAC2-B8EB9A7F61D1}" sibTransId="{570CECBE-09E3-4A4E-8D0A-94533AB4C3C1}"/>
    <dgm:cxn modelId="{4CA26728-7874-4B73-BD12-99664EADF37B}" type="presOf" srcId="{A6A1BD87-99F0-4C49-B259-FA3B3060A255}" destId="{42AAAB70-0FBF-4B99-99D5-6977CFC0A386}" srcOrd="1" destOrd="1" presId="urn:microsoft.com/office/officeart/2005/8/layout/cycle4"/>
    <dgm:cxn modelId="{EC5E783D-F833-47D8-8847-FB4E83C4CB77}" type="presOf" srcId="{63FBFD99-EC07-4746-BA30-52E0CECF033D}" destId="{8BCE84D6-02BC-4BD2-AC54-F9D19832F2FE}" srcOrd="1" destOrd="1" presId="urn:microsoft.com/office/officeart/2005/8/layout/cycle4"/>
    <dgm:cxn modelId="{9E34265F-068E-4503-BEA7-B61594AFD978}" srcId="{1BD51212-DAF5-4A9E-8499-FEC3A12AC312}" destId="{D58C4008-C287-43FF-8773-2A70F75E9747}" srcOrd="1" destOrd="0" parTransId="{F34137DB-A7B8-46C6-8CB6-37E1BA1C9AAD}" sibTransId="{1AAEA1DD-3DFC-4272-9446-E0243791E96F}"/>
    <dgm:cxn modelId="{8ED0A668-13F8-4763-A87F-F65BE3A8DC28}" srcId="{3D992BA7-1B1A-4E0B-96F0-329169F6619D}" destId="{19C32643-A7E0-47FC-937B-7F6DA3126A4F}" srcOrd="0" destOrd="0" parTransId="{E6413306-BFB1-43CA-8301-973E12BE57D4}" sibTransId="{27E1E825-CD0F-4172-80C7-B61E4ED5F6E9}"/>
    <dgm:cxn modelId="{703D964C-964C-470D-BB3F-4287B45D4453}" srcId="{C6609716-8E39-4D22-910C-BAD091981981}" destId="{C9E33738-4A7C-4123-95EB-6D7FD88B11F0}" srcOrd="0" destOrd="0" parTransId="{732384CA-5952-479B-B148-F4D90FA3B2E6}" sibTransId="{ABEA5A85-EDF7-4559-9053-18E364241C53}"/>
    <dgm:cxn modelId="{F185EF6E-AB0A-4EEE-AC68-7B8BE1A95E61}" type="presOf" srcId="{3D992BA7-1B1A-4E0B-96F0-329169F6619D}" destId="{B312D610-00B5-49C0-9A3B-2665686F0B90}" srcOrd="0" destOrd="0" presId="urn:microsoft.com/office/officeart/2005/8/layout/cycle4"/>
    <dgm:cxn modelId="{8B1C154F-E49E-4384-B351-C8959BA059E9}" type="presOf" srcId="{A5527C98-0901-4AD9-B1B6-C0DD2DF06E58}" destId="{2DF286D6-0C05-441A-92A0-FEFF13EF3639}" srcOrd="0" destOrd="0" presId="urn:microsoft.com/office/officeart/2005/8/layout/cycle4"/>
    <dgm:cxn modelId="{30400B71-DF39-44B2-B3DF-8C66AC0751D3}" type="presOf" srcId="{4E7B530C-7BCF-4A25-BF51-23953D1A5007}" destId="{DF3F8BC5-D385-4E29-82D3-0D18AB17C701}" srcOrd="1" destOrd="0" presId="urn:microsoft.com/office/officeart/2005/8/layout/cycle4"/>
    <dgm:cxn modelId="{26CCC857-F1C4-4060-8636-0930501EB201}" srcId="{3D992BA7-1B1A-4E0B-96F0-329169F6619D}" destId="{63FBFD99-EC07-4746-BA30-52E0CECF033D}" srcOrd="1" destOrd="0" parTransId="{541A423E-FE3A-45BE-B63C-327E4EC233A5}" sibTransId="{00CF76A8-522B-4D08-A39C-EFF0E94FD5D1}"/>
    <dgm:cxn modelId="{6A37A17F-868C-4200-A19B-598CC22904CC}" srcId="{1BD51212-DAF5-4A9E-8499-FEC3A12AC312}" destId="{4E7B530C-7BCF-4A25-BF51-23953D1A5007}" srcOrd="0" destOrd="0" parTransId="{22CE6865-6719-452D-8447-C3C63ECF0969}" sibTransId="{2B5394C7-9553-4BA6-A396-CB721A9BDFCA}"/>
    <dgm:cxn modelId="{0C21B782-5E69-42B1-834B-ED0F01F829BA}" srcId="{A5527C98-0901-4AD9-B1B6-C0DD2DF06E58}" destId="{6C646FFC-2516-48B6-8B9A-BC8C72B8D491}" srcOrd="0" destOrd="0" parTransId="{576FA6EA-7C5A-449A-9B71-C0342B0D32BD}" sibTransId="{ABF97372-4EDB-4792-B5ED-38CEA9FA3A48}"/>
    <dgm:cxn modelId="{7DA69F90-7C18-48DC-BFFA-21B07EC5E788}" type="presOf" srcId="{6C646FFC-2516-48B6-8B9A-BC8C72B8D491}" destId="{8BA8B503-8615-4872-B6FF-21F9EE4B5959}" srcOrd="0" destOrd="0" presId="urn:microsoft.com/office/officeart/2005/8/layout/cycle4"/>
    <dgm:cxn modelId="{974B4A97-896B-4BC6-B254-DEF05B1F4402}" type="presOf" srcId="{D58C4008-C287-43FF-8773-2A70F75E9747}" destId="{68553FBF-2AED-4122-B9D3-AB3C257B445F}" srcOrd="0" destOrd="1" presId="urn:microsoft.com/office/officeart/2005/8/layout/cycle4"/>
    <dgm:cxn modelId="{46B8FFA9-01B3-4391-B30F-A5C2B7779D7E}" type="presOf" srcId="{A6A1BD87-99F0-4C49-B259-FA3B3060A255}" destId="{3AF09C24-BF61-4BEA-B40D-7C85C6D32866}" srcOrd="0" destOrd="1" presId="urn:microsoft.com/office/officeart/2005/8/layout/cycle4"/>
    <dgm:cxn modelId="{0C4C34AD-0959-437C-8083-565353D8CA8D}" srcId="{C9E33738-4A7C-4123-95EB-6D7FD88B11F0}" destId="{AA5EE762-3DC1-48A7-B442-46F6011EF968}" srcOrd="0" destOrd="0" parTransId="{D84C2C02-9E2A-405A-A3EE-117B6B8D0EF9}" sibTransId="{02DFC79D-6DD5-465A-B56F-68A7175F130B}"/>
    <dgm:cxn modelId="{AE17C5B5-BE80-4E67-B9DC-11B085F1269C}" type="presOf" srcId="{AA5EE762-3DC1-48A7-B442-46F6011EF968}" destId="{3AF09C24-BF61-4BEA-B40D-7C85C6D32866}" srcOrd="0" destOrd="0" presId="urn:microsoft.com/office/officeart/2005/8/layout/cycle4"/>
    <dgm:cxn modelId="{F67EFCB6-5140-4C2B-822B-DC0A2C4269F8}" type="presOf" srcId="{6C646FFC-2516-48B6-8B9A-BC8C72B8D491}" destId="{E95A3B26-D843-4C69-8314-EE0ED035CDAC}" srcOrd="1" destOrd="0" presId="urn:microsoft.com/office/officeart/2005/8/layout/cycle4"/>
    <dgm:cxn modelId="{A5C7A6B8-22AB-4B5F-827A-2CFE4D90BBBB}" type="presOf" srcId="{19C32643-A7E0-47FC-937B-7F6DA3126A4F}" destId="{8BCE84D6-02BC-4BD2-AC54-F9D19832F2FE}" srcOrd="1" destOrd="0" presId="urn:microsoft.com/office/officeart/2005/8/layout/cycle4"/>
    <dgm:cxn modelId="{09A335D7-5BAE-4710-8F2D-8572DDC3E47A}" srcId="{C6609716-8E39-4D22-910C-BAD091981981}" destId="{A5527C98-0901-4AD9-B1B6-C0DD2DF06E58}" srcOrd="3" destOrd="0" parTransId="{7F40621D-222B-4298-ACA9-5F574FF31012}" sibTransId="{813B6250-DDDF-4512-879B-107E091F955A}"/>
    <dgm:cxn modelId="{9D1A77D8-9EF0-4733-857E-88710BFE099C}" type="presOf" srcId="{4E7B530C-7BCF-4A25-BF51-23953D1A5007}" destId="{68553FBF-2AED-4122-B9D3-AB3C257B445F}" srcOrd="0" destOrd="0" presId="urn:microsoft.com/office/officeart/2005/8/layout/cycle4"/>
    <dgm:cxn modelId="{7F4777DF-02BD-42D2-B211-BBA9C3250618}" srcId="{C9E33738-4A7C-4123-95EB-6D7FD88B11F0}" destId="{A6A1BD87-99F0-4C49-B259-FA3B3060A255}" srcOrd="1" destOrd="0" parTransId="{D765B030-3004-421D-BEBB-AFE9BE66042C}" sibTransId="{37CBE38D-F541-4463-9114-1DBBFA469BB8}"/>
    <dgm:cxn modelId="{CEEA94F0-8CD4-45BD-8499-980A8B384A2E}" type="presOf" srcId="{C6609716-8E39-4D22-910C-BAD091981981}" destId="{0EA568B4-94E3-413A-AE71-CFFC8A0840E3}" srcOrd="0" destOrd="0" presId="urn:microsoft.com/office/officeart/2005/8/layout/cycle4"/>
    <dgm:cxn modelId="{ED0268F2-85B2-450A-BB0B-2B6D8BEC67B1}" type="presOf" srcId="{63FBFD99-EC07-4746-BA30-52E0CECF033D}" destId="{36125C8C-6612-4C86-928A-DA8D845D8A8F}" srcOrd="0" destOrd="1" presId="urn:microsoft.com/office/officeart/2005/8/layout/cycle4"/>
    <dgm:cxn modelId="{7F3C88F4-D5E4-4B1B-B01F-FE81B87771ED}" type="presOf" srcId="{19C32643-A7E0-47FC-937B-7F6DA3126A4F}" destId="{36125C8C-6612-4C86-928A-DA8D845D8A8F}" srcOrd="0" destOrd="0" presId="urn:microsoft.com/office/officeart/2005/8/layout/cycle4"/>
    <dgm:cxn modelId="{9538C5F8-6F0C-462C-8DF3-2E921326E908}" type="presOf" srcId="{C9E33738-4A7C-4123-95EB-6D7FD88B11F0}" destId="{1B67E2B6-8DA3-4B93-857A-AD3BBEFCDD9F}" srcOrd="0" destOrd="0" presId="urn:microsoft.com/office/officeart/2005/8/layout/cycle4"/>
    <dgm:cxn modelId="{595AC0FA-4900-462C-9F15-934F46E6EB34}" type="presOf" srcId="{1BD51212-DAF5-4A9E-8499-FEC3A12AC312}" destId="{A5F550CF-6E51-482B-ADCC-0611D205F02F}" srcOrd="0" destOrd="0" presId="urn:microsoft.com/office/officeart/2005/8/layout/cycle4"/>
    <dgm:cxn modelId="{32586BFC-198D-4DCC-9450-A735CB53B21E}" type="presOf" srcId="{D58C4008-C287-43FF-8773-2A70F75E9747}" destId="{DF3F8BC5-D385-4E29-82D3-0D18AB17C701}" srcOrd="1" destOrd="1" presId="urn:microsoft.com/office/officeart/2005/8/layout/cycle4"/>
    <dgm:cxn modelId="{9AE497FD-8885-40ED-9F26-9DE8C911692C}" srcId="{C6609716-8E39-4D22-910C-BAD091981981}" destId="{1BD51212-DAF5-4A9E-8499-FEC3A12AC312}" srcOrd="1" destOrd="0" parTransId="{A8438DAD-286B-47DA-B548-04B79F1952A9}" sibTransId="{09D13B89-49A2-4EC6-AE1A-98D0C1D747CF}"/>
    <dgm:cxn modelId="{0790E257-F9C2-449B-9FFD-734726B7CB57}" type="presParOf" srcId="{0EA568B4-94E3-413A-AE71-CFFC8A0840E3}" destId="{79C44B94-2C8D-45B5-9515-14D3F5AAC26A}" srcOrd="0" destOrd="0" presId="urn:microsoft.com/office/officeart/2005/8/layout/cycle4"/>
    <dgm:cxn modelId="{83CE99B8-BC4E-4066-A6A2-AF02757DEE79}" type="presParOf" srcId="{79C44B94-2C8D-45B5-9515-14D3F5AAC26A}" destId="{543D0C19-6F15-428F-9785-73E41D950B81}" srcOrd="0" destOrd="0" presId="urn:microsoft.com/office/officeart/2005/8/layout/cycle4"/>
    <dgm:cxn modelId="{826CAA49-20D1-4653-A6DE-8D5D4A177094}" type="presParOf" srcId="{543D0C19-6F15-428F-9785-73E41D950B81}" destId="{3AF09C24-BF61-4BEA-B40D-7C85C6D32866}" srcOrd="0" destOrd="0" presId="urn:microsoft.com/office/officeart/2005/8/layout/cycle4"/>
    <dgm:cxn modelId="{ABB60ED1-4F3A-4896-8CC9-2020B5972363}" type="presParOf" srcId="{543D0C19-6F15-428F-9785-73E41D950B81}" destId="{42AAAB70-0FBF-4B99-99D5-6977CFC0A386}" srcOrd="1" destOrd="0" presId="urn:microsoft.com/office/officeart/2005/8/layout/cycle4"/>
    <dgm:cxn modelId="{C1783448-8205-4A8F-BE2E-D776D1D3BBEB}" type="presParOf" srcId="{79C44B94-2C8D-45B5-9515-14D3F5AAC26A}" destId="{FCFD3359-12C6-47B6-8010-CC006E89C863}" srcOrd="1" destOrd="0" presId="urn:microsoft.com/office/officeart/2005/8/layout/cycle4"/>
    <dgm:cxn modelId="{739416B3-B42F-4B35-8300-B8148007817B}" type="presParOf" srcId="{FCFD3359-12C6-47B6-8010-CC006E89C863}" destId="{68553FBF-2AED-4122-B9D3-AB3C257B445F}" srcOrd="0" destOrd="0" presId="urn:microsoft.com/office/officeart/2005/8/layout/cycle4"/>
    <dgm:cxn modelId="{AAC5A9CC-8C2F-4E3C-942F-12A135A2798D}" type="presParOf" srcId="{FCFD3359-12C6-47B6-8010-CC006E89C863}" destId="{DF3F8BC5-D385-4E29-82D3-0D18AB17C701}" srcOrd="1" destOrd="0" presId="urn:microsoft.com/office/officeart/2005/8/layout/cycle4"/>
    <dgm:cxn modelId="{DEE5FFE5-D5A8-412F-9D90-BC6ED7767085}" type="presParOf" srcId="{79C44B94-2C8D-45B5-9515-14D3F5AAC26A}" destId="{FC2435E8-000F-45A0-8B77-84C71CC4AB42}" srcOrd="2" destOrd="0" presId="urn:microsoft.com/office/officeart/2005/8/layout/cycle4"/>
    <dgm:cxn modelId="{AF6D0454-1CD8-4F15-877C-902D708155BE}" type="presParOf" srcId="{FC2435E8-000F-45A0-8B77-84C71CC4AB42}" destId="{36125C8C-6612-4C86-928A-DA8D845D8A8F}" srcOrd="0" destOrd="0" presId="urn:microsoft.com/office/officeart/2005/8/layout/cycle4"/>
    <dgm:cxn modelId="{AB60B598-0CCA-47CB-A5A0-8E91BA3EFE12}" type="presParOf" srcId="{FC2435E8-000F-45A0-8B77-84C71CC4AB42}" destId="{8BCE84D6-02BC-4BD2-AC54-F9D19832F2FE}" srcOrd="1" destOrd="0" presId="urn:microsoft.com/office/officeart/2005/8/layout/cycle4"/>
    <dgm:cxn modelId="{6F8564FC-02AD-439A-8275-2F61E2C3B7C4}" type="presParOf" srcId="{79C44B94-2C8D-45B5-9515-14D3F5AAC26A}" destId="{A51A5472-FF37-44DA-95FA-DADE05AD29CE}" srcOrd="3" destOrd="0" presId="urn:microsoft.com/office/officeart/2005/8/layout/cycle4"/>
    <dgm:cxn modelId="{796AA15F-BB66-437F-AFC8-B343996A28FA}" type="presParOf" srcId="{A51A5472-FF37-44DA-95FA-DADE05AD29CE}" destId="{8BA8B503-8615-4872-B6FF-21F9EE4B5959}" srcOrd="0" destOrd="0" presId="urn:microsoft.com/office/officeart/2005/8/layout/cycle4"/>
    <dgm:cxn modelId="{02BE2495-F292-45D2-B23E-F3A9DF32F066}" type="presParOf" srcId="{A51A5472-FF37-44DA-95FA-DADE05AD29CE}" destId="{E95A3B26-D843-4C69-8314-EE0ED035CDAC}" srcOrd="1" destOrd="0" presId="urn:microsoft.com/office/officeart/2005/8/layout/cycle4"/>
    <dgm:cxn modelId="{506CDCA0-C4EE-4A55-B35C-08820F6A4970}" type="presParOf" srcId="{79C44B94-2C8D-45B5-9515-14D3F5AAC26A}" destId="{1C9D7C36-167C-43B8-836B-2BEF3C69BD42}" srcOrd="4" destOrd="0" presId="urn:microsoft.com/office/officeart/2005/8/layout/cycle4"/>
    <dgm:cxn modelId="{373CF33B-0873-4F16-BBF7-BD9B8CF50418}" type="presParOf" srcId="{0EA568B4-94E3-413A-AE71-CFFC8A0840E3}" destId="{6005CDA6-6099-4B55-B914-9A7831002E15}" srcOrd="1" destOrd="0" presId="urn:microsoft.com/office/officeart/2005/8/layout/cycle4"/>
    <dgm:cxn modelId="{AA7E503E-3669-4178-AC26-F11578205157}" type="presParOf" srcId="{6005CDA6-6099-4B55-B914-9A7831002E15}" destId="{1B67E2B6-8DA3-4B93-857A-AD3BBEFCDD9F}" srcOrd="0" destOrd="0" presId="urn:microsoft.com/office/officeart/2005/8/layout/cycle4"/>
    <dgm:cxn modelId="{14B03B75-C612-46AA-943D-06804929CF5E}" type="presParOf" srcId="{6005CDA6-6099-4B55-B914-9A7831002E15}" destId="{A5F550CF-6E51-482B-ADCC-0611D205F02F}" srcOrd="1" destOrd="0" presId="urn:microsoft.com/office/officeart/2005/8/layout/cycle4"/>
    <dgm:cxn modelId="{46052393-277A-4738-8EA9-9674662EC4C1}" type="presParOf" srcId="{6005CDA6-6099-4B55-B914-9A7831002E15}" destId="{B312D610-00B5-49C0-9A3B-2665686F0B90}" srcOrd="2" destOrd="0" presId="urn:microsoft.com/office/officeart/2005/8/layout/cycle4"/>
    <dgm:cxn modelId="{FAA62AE0-F69B-498D-A8B8-DCD21CAD4420}" type="presParOf" srcId="{6005CDA6-6099-4B55-B914-9A7831002E15}" destId="{2DF286D6-0C05-441A-92A0-FEFF13EF3639}" srcOrd="3" destOrd="0" presId="urn:microsoft.com/office/officeart/2005/8/layout/cycle4"/>
    <dgm:cxn modelId="{2644DFBB-962E-4ED9-9EB4-AFB0ADAB49E1}" type="presParOf" srcId="{6005CDA6-6099-4B55-B914-9A7831002E15}" destId="{4AD16E01-FBC4-4099-AC64-54CC4EA3150A}" srcOrd="4" destOrd="0" presId="urn:microsoft.com/office/officeart/2005/8/layout/cycle4"/>
    <dgm:cxn modelId="{3455A81E-479D-45B7-8A8F-23FC2949DE1D}" type="presParOf" srcId="{0EA568B4-94E3-413A-AE71-CFFC8A0840E3}" destId="{228C9158-2440-4E10-BC3F-F1DEAD0B5FCF}" srcOrd="2" destOrd="0" presId="urn:microsoft.com/office/officeart/2005/8/layout/cycle4"/>
    <dgm:cxn modelId="{EBD6E2D4-352D-4299-9979-C8E584CBFA76}" type="presParOf" srcId="{0EA568B4-94E3-413A-AE71-CFFC8A0840E3}" destId="{921CF7AB-AB22-4B3C-ACFC-FEBC88EC30E3}" srcOrd="3" destOrd="0" presId="urn:microsoft.com/office/officeart/2005/8/layout/cycle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125C8C-6612-4C86-928A-DA8D845D8A8F}">
      <dsp:nvSpPr>
        <dsp:cNvPr id="0" name=""/>
        <dsp:cNvSpPr/>
      </dsp:nvSpPr>
      <dsp:spPr>
        <a:xfrm>
          <a:off x="3685032"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BD34B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Track performance and engagement.</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Collect data and identify trends.</a:t>
          </a:r>
        </a:p>
      </dsp:txBody>
      <dsp:txXfrm>
        <a:off x="4394740" y="3702567"/>
        <a:ext cx="1516721" cy="1033004"/>
      </dsp:txXfrm>
    </dsp:sp>
    <dsp:sp modelId="{8BA8B503-8615-4872-B6FF-21F9EE4B5959}">
      <dsp:nvSpPr>
        <dsp:cNvPr id="0" name=""/>
        <dsp:cNvSpPr/>
      </dsp:nvSpPr>
      <dsp:spPr>
        <a:xfrm>
          <a:off x="0"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1D5B6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sp:txBody>
      <dsp:txXfrm>
        <a:off x="32138" y="3702567"/>
        <a:ext cx="1516721" cy="1033004"/>
      </dsp:txXfrm>
    </dsp:sp>
    <dsp:sp modelId="{68553FBF-2AED-4122-B9D3-AB3C257B445F}">
      <dsp:nvSpPr>
        <dsp:cNvPr id="0" name=""/>
        <dsp:cNvSpPr/>
      </dsp:nvSpPr>
      <dsp:spPr>
        <a:xfrm>
          <a:off x="3685032"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4A9608"/>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Create content, apply strategies. </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Launch campaigns, select platforms.</a:t>
          </a:r>
        </a:p>
      </dsp:txBody>
      <dsp:txXfrm>
        <a:off x="4394740" y="165170"/>
        <a:ext cx="1516721" cy="1033004"/>
      </dsp:txXfrm>
    </dsp:sp>
    <dsp:sp modelId="{3AF09C24-BF61-4BEA-B40D-7C85C6D32866}">
      <dsp:nvSpPr>
        <dsp:cNvPr id="0" name=""/>
        <dsp:cNvSpPr/>
      </dsp:nvSpPr>
      <dsp:spPr>
        <a:xfrm>
          <a:off x="0"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3068F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Define goals and target audience.</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Identify key messaging and channels.</a:t>
          </a:r>
        </a:p>
      </dsp:txBody>
      <dsp:txXfrm>
        <a:off x="32138" y="165170"/>
        <a:ext cx="1516721" cy="1033004"/>
      </dsp:txXfrm>
    </dsp:sp>
    <dsp:sp modelId="{1B67E2B6-8DA3-4B93-857A-AD3BBEFCDD9F}">
      <dsp:nvSpPr>
        <dsp:cNvPr id="0" name=""/>
        <dsp:cNvSpPr/>
      </dsp:nvSpPr>
      <dsp:spPr>
        <a:xfrm>
          <a:off x="946403" y="393636"/>
          <a:ext cx="1979676" cy="1979676"/>
        </a:xfrm>
        <a:prstGeom prst="pieWedge">
          <a:avLst/>
        </a:prstGeom>
        <a:solidFill>
          <a:srgbClr val="3068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Planning</a:t>
          </a:r>
        </a:p>
      </dsp:txBody>
      <dsp:txXfrm>
        <a:off x="1526237" y="973470"/>
        <a:ext cx="1399842" cy="1399842"/>
      </dsp:txXfrm>
    </dsp:sp>
    <dsp:sp modelId="{A5F550CF-6E51-482B-ADCC-0611D205F02F}">
      <dsp:nvSpPr>
        <dsp:cNvPr id="0" name=""/>
        <dsp:cNvSpPr/>
      </dsp:nvSpPr>
      <dsp:spPr>
        <a:xfrm rot="5400000">
          <a:off x="3017519" y="393636"/>
          <a:ext cx="1979676" cy="1979676"/>
        </a:xfrm>
        <a:prstGeom prst="pieWedge">
          <a:avLst/>
        </a:prstGeom>
        <a:solidFill>
          <a:srgbClr val="4A960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Execution</a:t>
          </a:r>
        </a:p>
      </dsp:txBody>
      <dsp:txXfrm rot="-5400000">
        <a:off x="3017519" y="973470"/>
        <a:ext cx="1399842" cy="1399842"/>
      </dsp:txXfrm>
    </dsp:sp>
    <dsp:sp modelId="{B312D610-00B5-49C0-9A3B-2665686F0B90}">
      <dsp:nvSpPr>
        <dsp:cNvPr id="0" name=""/>
        <dsp:cNvSpPr/>
      </dsp:nvSpPr>
      <dsp:spPr>
        <a:xfrm rot="10800000">
          <a:off x="3017519" y="2464752"/>
          <a:ext cx="1979676" cy="1979676"/>
        </a:xfrm>
        <a:prstGeom prst="pieWedge">
          <a:avLst/>
        </a:prstGeom>
        <a:solidFill>
          <a:srgbClr val="BD34B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Monitoring</a:t>
          </a:r>
        </a:p>
      </dsp:txBody>
      <dsp:txXfrm rot="10800000">
        <a:off x="3017519" y="2464752"/>
        <a:ext cx="1399842" cy="1399842"/>
      </dsp:txXfrm>
    </dsp:sp>
    <dsp:sp modelId="{2DF286D6-0C05-441A-92A0-FEFF13EF3639}">
      <dsp:nvSpPr>
        <dsp:cNvPr id="0" name=""/>
        <dsp:cNvSpPr/>
      </dsp:nvSpPr>
      <dsp:spPr>
        <a:xfrm rot="16200000">
          <a:off x="946403" y="2464752"/>
          <a:ext cx="1979676" cy="1979676"/>
        </a:xfrm>
        <a:prstGeom prst="pieWedge">
          <a:avLst/>
        </a:prstGeom>
        <a:solidFill>
          <a:srgbClr val="1D5B6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Optimization</a:t>
          </a:r>
        </a:p>
      </dsp:txBody>
      <dsp:txXfrm rot="5400000">
        <a:off x="1526237" y="2464752"/>
        <a:ext cx="1399842" cy="1399842"/>
      </dsp:txXfrm>
    </dsp:sp>
    <dsp:sp modelId="{228C9158-2440-4E10-BC3F-F1DEAD0B5FCF}">
      <dsp:nvSpPr>
        <dsp:cNvPr id="0" name=""/>
        <dsp:cNvSpPr/>
      </dsp:nvSpPr>
      <dsp:spPr>
        <a:xfrm>
          <a:off x="2630042" y="20075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1CF7AB-AB22-4B3C-ACFC-FEBC88EC30E3}">
      <dsp:nvSpPr>
        <dsp:cNvPr id="0" name=""/>
        <dsp:cNvSpPr/>
      </dsp:nvSpPr>
      <dsp:spPr>
        <a:xfrm rot="10800000">
          <a:off x="2630042" y="22361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AgendaCovered xmlns="e3cecddb-4c93-4872-a6fd-42c36c2b9cc1" xsi:nil="true"/>
    <Status xmlns="e3cecddb-4c93-4872-a6fd-42c36c2b9cc1">Drafting</Statu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4" ma:contentTypeDescription="Create a new document." ma:contentTypeScope="" ma:versionID="99522820c1da94f5da5173c1fd3892e2">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2df65dc9cb340904ef6176be4c5204c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AgendaCover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AgendaCovered" ma:index="21" nillable="true" ma:displayName="Agenda Covered" ma:description="Agenda covered in video" ma:format="Dropdown" ma:internalName="AgendaCovered">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63A0B9-1D21-44F9-8046-8C67BB81137F}">
  <ds:schemaRefs>
    <ds:schemaRef ds:uri="http://schemas.microsoft.com/office/2006/metadata/properties"/>
    <ds:schemaRef ds:uri="http://schemas.microsoft.com/office/infopath/2007/PartnerControls"/>
    <ds:schemaRef ds:uri="e3cecddb-4c93-4872-a6fd-42c36c2b9cc1"/>
    <ds:schemaRef ds:uri="ea382bfb-503e-4507-8bf8-b87f920e3b7e"/>
  </ds:schemaRefs>
</ds:datastoreItem>
</file>

<file path=customXml/itemProps2.xml><?xml version="1.0" encoding="utf-8"?>
<ds:datastoreItem xmlns:ds="http://schemas.openxmlformats.org/officeDocument/2006/customXml" ds:itemID="{051818FC-ECFE-4DEF-B799-C4B0357663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ecddb-4c93-4872-a6fd-42c36c2b9cc1"/>
    <ds:schemaRef ds:uri="ea382bfb-503e-4507-8bf8-b87f920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6D6E61-A065-4EA3-B427-BF25445D3D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264</Words>
  <Characters>1508</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Adventure Works Cycles</vt:lpstr>
      <vt:lpstr>Product Overview</vt: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Dharanya Sakthivel</cp:lastModifiedBy>
  <cp:revision>14</cp:revision>
  <dcterms:created xsi:type="dcterms:W3CDTF">2022-06-21T15:55:00Z</dcterms:created>
  <dcterms:modified xsi:type="dcterms:W3CDTF">2025-03-05T13:21:00Z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ies>
</file>